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tbl>
      <w:tblPr>
        <w:tblpPr w:leftFromText="180" w:rightFromText="180" w:vertAnchor="text" w:horzAnchor="page" w:tblpX="7706" w:tblpY="141"/>
        <w:tblW w:w="301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1274"/>
        <w:gridCol w:w="1742"/>
      </w:tblGrid>
      <w:tr w:rsidR="00A15CCB" w14:paraId="2320A940" w14:textId="77777777">
        <w:trPr>
          <w:trHeight w:val="495"/>
        </w:trPr>
        <w:tc>
          <w:tcPr>
            <w:tcW w:w="1274" w:type="dxa"/>
            <w:vAlign w:val="center"/>
          </w:tcPr>
          <w:p w14:paraId="22B7334E" w14:textId="77777777" w:rsidR="00A15CCB" w:rsidRDefault="00D976B0">
            <w:pPr>
              <w:rPr>
                <w:sz w:val="28"/>
                <w:szCs w:val="28"/>
              </w:rPr>
            </w:pPr>
            <w:r>
              <w:rPr>
                <w:sz w:val="28"/>
                <w:szCs w:val="28"/>
              </w:rPr>
              <w:t>批准号</w:t>
            </w:r>
          </w:p>
        </w:tc>
        <w:tc>
          <w:tcPr>
            <w:tcW w:w="1742" w:type="dxa"/>
            <w:vAlign w:val="center"/>
          </w:tcPr>
          <w:p w14:paraId="6937F78C" w14:textId="77777777" w:rsidR="00A15CCB" w:rsidRDefault="00A15CCB">
            <w:pPr>
              <w:rPr>
                <w:sz w:val="28"/>
                <w:szCs w:val="28"/>
              </w:rPr>
            </w:pPr>
          </w:p>
        </w:tc>
      </w:tr>
      <w:tr w:rsidR="00A15CCB" w14:paraId="2F43B73E" w14:textId="77777777">
        <w:trPr>
          <w:trHeight w:val="495"/>
        </w:trPr>
        <w:tc>
          <w:tcPr>
            <w:tcW w:w="1274" w:type="dxa"/>
            <w:vAlign w:val="center"/>
          </w:tcPr>
          <w:p w14:paraId="3709CB9A" w14:textId="77777777" w:rsidR="00A15CCB" w:rsidRDefault="00D976B0">
            <w:pPr>
              <w:rPr>
                <w:sz w:val="28"/>
                <w:szCs w:val="28"/>
              </w:rPr>
            </w:pPr>
            <w:r>
              <w:rPr>
                <w:sz w:val="28"/>
                <w:szCs w:val="28"/>
              </w:rPr>
              <w:t>批准日期</w:t>
            </w:r>
          </w:p>
        </w:tc>
        <w:tc>
          <w:tcPr>
            <w:tcW w:w="1742" w:type="dxa"/>
            <w:vAlign w:val="center"/>
          </w:tcPr>
          <w:p w14:paraId="0DD49423" w14:textId="77777777" w:rsidR="00A15CCB" w:rsidRDefault="00A15CCB">
            <w:pPr>
              <w:rPr>
                <w:sz w:val="28"/>
                <w:szCs w:val="28"/>
              </w:rPr>
            </w:pPr>
          </w:p>
        </w:tc>
      </w:tr>
    </w:tbl>
    <w:p w14:paraId="53D985A9" w14:textId="77777777" w:rsidR="00A15CCB" w:rsidRDefault="00D976B0">
      <w:pPr>
        <w:textAlignment w:val="auto"/>
        <w:rPr>
          <w:rFonts w:eastAsia="华文仿宋" w:hint="eastAsia"/>
          <w:sz w:val="28"/>
          <w:szCs w:val="28"/>
        </w:rPr>
      </w:pPr>
      <w:r>
        <w:rPr>
          <w:rFonts w:eastAsia="华文仿宋"/>
          <w:noProof/>
          <w:sz w:val="28"/>
          <w:szCs w:val="28"/>
        </w:rPr>
        <w:drawing>
          <wp:anchor distT="0" distB="0" distL="114300" distR="114300" simplePos="0" relativeHeight="251658240" behindDoc="0" locked="0" layoutInCell="1" allowOverlap="1" wp14:anchorId="5D555FC7" wp14:editId="2F4830C8">
            <wp:simplePos x="0" y="0"/>
            <wp:positionH relativeFrom="column">
              <wp:posOffset>-38100</wp:posOffset>
            </wp:positionH>
            <wp:positionV relativeFrom="paragraph">
              <wp:posOffset>-222885</wp:posOffset>
            </wp:positionV>
            <wp:extent cx="1059180" cy="1059180"/>
            <wp:effectExtent l="0" t="0" r="7620" b="7620"/>
            <wp:wrapNone/>
            <wp:docPr id="40" name="图片 40" descr="中科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中科院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59180" cy="1059180"/>
                    </a:xfrm>
                    <a:prstGeom prst="rect">
                      <a:avLst/>
                    </a:prstGeom>
                    <a:noFill/>
                    <a:ln>
                      <a:noFill/>
                    </a:ln>
                  </pic:spPr>
                </pic:pic>
              </a:graphicData>
            </a:graphic>
          </wp:anchor>
        </w:drawing>
      </w:r>
    </w:p>
    <w:p w14:paraId="5AE990D0" w14:textId="77777777" w:rsidR="00A15CCB" w:rsidRDefault="00A15CCB">
      <w:pPr>
        <w:jc w:val="center"/>
        <w:rPr>
          <w:rFonts w:eastAsia="黑体" w:hint="eastAsia"/>
          <w:sz w:val="44"/>
          <w:szCs w:val="44"/>
        </w:rPr>
      </w:pPr>
    </w:p>
    <w:p w14:paraId="4D657565" w14:textId="77777777" w:rsidR="00A15CCB" w:rsidRDefault="00A15CCB">
      <w:pPr>
        <w:jc w:val="center"/>
        <w:rPr>
          <w:rFonts w:eastAsia="黑体" w:hint="eastAsia"/>
          <w:sz w:val="44"/>
          <w:szCs w:val="44"/>
        </w:rPr>
      </w:pPr>
    </w:p>
    <w:p w14:paraId="48558ADE" w14:textId="77777777" w:rsidR="00A15CCB" w:rsidRDefault="00A15CCB">
      <w:pPr>
        <w:spacing w:line="360" w:lineRule="auto"/>
        <w:rPr>
          <w:rFonts w:eastAsia="黑体" w:hint="eastAsia"/>
          <w:sz w:val="44"/>
          <w:szCs w:val="44"/>
        </w:rPr>
      </w:pPr>
    </w:p>
    <w:p w14:paraId="14BD4510" w14:textId="77777777" w:rsidR="00A15CCB" w:rsidRDefault="00D976B0">
      <w:pPr>
        <w:spacing w:line="360" w:lineRule="auto"/>
        <w:jc w:val="center"/>
        <w:rPr>
          <w:rFonts w:eastAsia="黑体" w:hint="eastAsia"/>
          <w:sz w:val="48"/>
          <w:szCs w:val="48"/>
        </w:rPr>
      </w:pPr>
      <w:r>
        <w:rPr>
          <w:rFonts w:eastAsia="黑体"/>
          <w:sz w:val="48"/>
          <w:szCs w:val="48"/>
        </w:rPr>
        <w:t>中国科学院科研仪器</w:t>
      </w:r>
      <w:r>
        <w:rPr>
          <w:rFonts w:eastAsia="黑体" w:hint="eastAsia"/>
          <w:sz w:val="48"/>
          <w:szCs w:val="48"/>
        </w:rPr>
        <w:t>设备</w:t>
      </w:r>
      <w:r>
        <w:rPr>
          <w:rFonts w:eastAsia="黑体"/>
          <w:sz w:val="48"/>
          <w:szCs w:val="48"/>
        </w:rPr>
        <w:t>研制项目</w:t>
      </w:r>
    </w:p>
    <w:p w14:paraId="3C0F2532" w14:textId="77777777" w:rsidR="00A15CCB" w:rsidRDefault="00D976B0">
      <w:pPr>
        <w:spacing w:line="360" w:lineRule="auto"/>
        <w:jc w:val="center"/>
        <w:rPr>
          <w:rFonts w:eastAsia="黑体" w:hint="eastAsia"/>
          <w:sz w:val="48"/>
          <w:szCs w:val="48"/>
        </w:rPr>
      </w:pPr>
      <w:r>
        <w:rPr>
          <w:rFonts w:eastAsia="黑体"/>
          <w:sz w:val="48"/>
          <w:szCs w:val="48"/>
        </w:rPr>
        <w:t>实施方案</w:t>
      </w:r>
    </w:p>
    <w:p w14:paraId="2C12B35A" w14:textId="77777777" w:rsidR="00A15CCB" w:rsidRDefault="00D976B0">
      <w:pPr>
        <w:spacing w:line="300" w:lineRule="auto"/>
        <w:jc w:val="center"/>
        <w:rPr>
          <w:i/>
          <w:sz w:val="32"/>
          <w:szCs w:val="30"/>
        </w:rPr>
      </w:pPr>
      <w:r>
        <w:rPr>
          <w:rFonts w:hint="eastAsia"/>
          <w:i/>
          <w:sz w:val="32"/>
          <w:szCs w:val="30"/>
        </w:rPr>
        <w:t>（院级研制项目）</w:t>
      </w:r>
    </w:p>
    <w:p w14:paraId="64774269" w14:textId="77777777" w:rsidR="00A15CCB" w:rsidRDefault="00A15CCB">
      <w:pPr>
        <w:spacing w:line="300" w:lineRule="auto"/>
        <w:jc w:val="center"/>
        <w:rPr>
          <w:sz w:val="30"/>
          <w:szCs w:val="30"/>
        </w:rPr>
      </w:pPr>
    </w:p>
    <w:p w14:paraId="4E3B9142" w14:textId="77777777" w:rsidR="00A15CCB" w:rsidRDefault="00A15CCB">
      <w:pPr>
        <w:spacing w:line="300" w:lineRule="auto"/>
        <w:jc w:val="center"/>
        <w:rPr>
          <w:sz w:val="30"/>
          <w:szCs w:val="30"/>
        </w:rPr>
      </w:pPr>
    </w:p>
    <w:p w14:paraId="5E406605" w14:textId="77777777" w:rsidR="00A15CCB" w:rsidRDefault="00A15CCB">
      <w:pPr>
        <w:spacing w:line="300" w:lineRule="auto"/>
        <w:jc w:val="center"/>
        <w:rPr>
          <w:sz w:val="30"/>
          <w:szCs w:val="30"/>
        </w:rPr>
      </w:pPr>
    </w:p>
    <w:p w14:paraId="6796ADDF" w14:textId="77777777" w:rsidR="00A15CCB" w:rsidRDefault="00D976B0">
      <w:pPr>
        <w:spacing w:line="360" w:lineRule="auto"/>
        <w:rPr>
          <w:sz w:val="32"/>
          <w:szCs w:val="32"/>
          <w:u w:val="single"/>
        </w:rPr>
      </w:pPr>
      <w:r>
        <w:rPr>
          <w:sz w:val="32"/>
          <w:szCs w:val="32"/>
        </w:rPr>
        <w:t xml:space="preserve"> </w:t>
      </w:r>
      <w:r>
        <w:rPr>
          <w:rFonts w:hint="eastAsia"/>
          <w:sz w:val="32"/>
          <w:szCs w:val="32"/>
        </w:rPr>
        <w:t>项目</w:t>
      </w:r>
      <w:r>
        <w:rPr>
          <w:sz w:val="32"/>
          <w:szCs w:val="32"/>
        </w:rPr>
        <w:t>名称</w:t>
      </w:r>
      <w:r>
        <w:rPr>
          <w:rFonts w:hint="eastAsia"/>
          <w:sz w:val="32"/>
          <w:szCs w:val="32"/>
        </w:rPr>
        <w:t>：</w:t>
      </w:r>
      <w:r>
        <w:rPr>
          <w:rFonts w:hint="eastAsia"/>
          <w:sz w:val="32"/>
          <w:szCs w:val="32"/>
          <w:u w:val="single"/>
        </w:rPr>
        <w:t xml:space="preserve">  </w:t>
      </w:r>
      <w:r>
        <w:rPr>
          <w:rFonts w:ascii="SimSun" w:hint="eastAsia"/>
          <w:sz w:val="32"/>
          <w:szCs w:val="32"/>
          <w:u w:val="single"/>
        </w:rPr>
        <w:t>干涉阵列快速射电暴</w:t>
      </w:r>
      <w:r w:rsidR="00522D46">
        <w:rPr>
          <w:rFonts w:ascii="SimSun" w:hint="eastAsia"/>
          <w:sz w:val="32"/>
          <w:szCs w:val="32"/>
          <w:u w:val="single"/>
        </w:rPr>
        <w:t>实时</w:t>
      </w:r>
      <w:r>
        <w:rPr>
          <w:rFonts w:ascii="SimSun" w:hint="eastAsia"/>
          <w:sz w:val="32"/>
          <w:szCs w:val="32"/>
          <w:u w:val="single"/>
        </w:rPr>
        <w:t>搜索</w:t>
      </w:r>
      <w:r w:rsidR="00522D46">
        <w:rPr>
          <w:rFonts w:ascii="SimSun" w:hint="eastAsia"/>
          <w:sz w:val="32"/>
          <w:szCs w:val="32"/>
          <w:u w:val="single"/>
        </w:rPr>
        <w:t>后端</w:t>
      </w:r>
      <w:r>
        <w:rPr>
          <w:rFonts w:hint="eastAsia"/>
          <w:sz w:val="32"/>
          <w:szCs w:val="32"/>
          <w:u w:val="single"/>
        </w:rPr>
        <w:t xml:space="preserve">                                      </w:t>
      </w:r>
    </w:p>
    <w:p w14:paraId="1A993EF9" w14:textId="77777777" w:rsidR="00A15CCB" w:rsidRDefault="00D976B0">
      <w:pPr>
        <w:spacing w:line="360" w:lineRule="auto"/>
        <w:rPr>
          <w:sz w:val="32"/>
          <w:szCs w:val="32"/>
          <w:u w:val="single"/>
        </w:rPr>
      </w:pPr>
      <w:r>
        <w:rPr>
          <w:rFonts w:hint="eastAsia"/>
          <w:sz w:val="32"/>
          <w:szCs w:val="32"/>
        </w:rPr>
        <w:t xml:space="preserve"> </w:t>
      </w:r>
      <w:r>
        <w:rPr>
          <w:rFonts w:hint="eastAsia"/>
          <w:sz w:val="32"/>
          <w:szCs w:val="32"/>
        </w:rPr>
        <w:t>项目类别：</w:t>
      </w:r>
      <w:r>
        <w:rPr>
          <w:rFonts w:hint="eastAsia"/>
          <w:sz w:val="32"/>
          <w:szCs w:val="32"/>
          <w:u w:val="single"/>
        </w:rPr>
        <w:t xml:space="preserve">  </w:t>
      </w:r>
      <w:r>
        <w:rPr>
          <w:rFonts w:ascii="SimSun" w:hint="eastAsia"/>
          <w:sz w:val="32"/>
          <w:szCs w:val="32"/>
          <w:u w:val="single"/>
        </w:rPr>
        <w:t>联合申报类</w:t>
      </w:r>
      <w:r>
        <w:rPr>
          <w:rFonts w:hint="eastAsia"/>
          <w:sz w:val="32"/>
          <w:szCs w:val="32"/>
          <w:u w:val="single"/>
        </w:rPr>
        <w:t xml:space="preserve">             </w:t>
      </w:r>
    </w:p>
    <w:p w14:paraId="04118CB6" w14:textId="77777777" w:rsidR="00A15CCB" w:rsidRDefault="00D976B0">
      <w:pPr>
        <w:spacing w:line="360" w:lineRule="auto"/>
        <w:rPr>
          <w:sz w:val="32"/>
          <w:szCs w:val="32"/>
          <w:u w:val="single"/>
        </w:rPr>
      </w:pPr>
      <w:r>
        <w:rPr>
          <w:sz w:val="32"/>
          <w:szCs w:val="32"/>
        </w:rPr>
        <w:t xml:space="preserve"> </w:t>
      </w:r>
      <w:r>
        <w:rPr>
          <w:sz w:val="32"/>
          <w:szCs w:val="32"/>
        </w:rPr>
        <w:t>项目负责人：</w:t>
      </w:r>
      <w:r>
        <w:rPr>
          <w:rFonts w:ascii="SimSun" w:hint="eastAsia"/>
          <w:sz w:val="32"/>
          <w:szCs w:val="32"/>
          <w:u w:val="single"/>
        </w:rPr>
        <w:t>陈学雷</w:t>
      </w:r>
      <w:r>
        <w:rPr>
          <w:rFonts w:ascii="SimSun"/>
          <w:sz w:val="32"/>
          <w:szCs w:val="32"/>
          <w:u w:val="single"/>
        </w:rPr>
        <w:t xml:space="preserve"> </w:t>
      </w:r>
      <w:r>
        <w:rPr>
          <w:sz w:val="32"/>
          <w:szCs w:val="32"/>
          <w:u w:val="single"/>
        </w:rPr>
        <w:t xml:space="preserve"> </w:t>
      </w:r>
      <w:r>
        <w:rPr>
          <w:rFonts w:ascii="SimSun"/>
          <w:sz w:val="32"/>
          <w:szCs w:val="32"/>
          <w:u w:val="single"/>
        </w:rPr>
        <w:t xml:space="preserve"> </w:t>
      </w:r>
      <w:r>
        <w:rPr>
          <w:sz w:val="32"/>
          <w:szCs w:val="32"/>
          <w:u w:val="single"/>
        </w:rPr>
        <w:t xml:space="preserve">    </w:t>
      </w:r>
      <w:r>
        <w:rPr>
          <w:sz w:val="32"/>
          <w:szCs w:val="32"/>
        </w:rPr>
        <w:t xml:space="preserve"> </w:t>
      </w:r>
      <w:r>
        <w:rPr>
          <w:sz w:val="32"/>
          <w:szCs w:val="32"/>
        </w:rPr>
        <w:t>联系电话</w:t>
      </w:r>
      <w:r>
        <w:rPr>
          <w:rFonts w:hint="eastAsia"/>
          <w:sz w:val="32"/>
          <w:szCs w:val="32"/>
        </w:rPr>
        <w:t>：</w:t>
      </w:r>
      <w:r>
        <w:rPr>
          <w:rFonts w:ascii="SimSun" w:hint="eastAsia"/>
          <w:sz w:val="32"/>
          <w:szCs w:val="32"/>
          <w:u w:val="single"/>
        </w:rPr>
        <w:t xml:space="preserve">18901299804 </w:t>
      </w:r>
      <w:r>
        <w:rPr>
          <w:sz w:val="32"/>
          <w:szCs w:val="32"/>
          <w:u w:val="single"/>
        </w:rPr>
        <w:t xml:space="preserve">              </w:t>
      </w:r>
    </w:p>
    <w:p w14:paraId="304FC2B6" w14:textId="77777777" w:rsidR="00A15CCB" w:rsidRDefault="00D976B0">
      <w:pPr>
        <w:spacing w:line="360" w:lineRule="auto"/>
        <w:rPr>
          <w:sz w:val="32"/>
          <w:szCs w:val="32"/>
          <w:u w:val="single"/>
        </w:rPr>
      </w:pPr>
      <w:r>
        <w:rPr>
          <w:sz w:val="32"/>
          <w:szCs w:val="32"/>
        </w:rPr>
        <w:t xml:space="preserve"> </w:t>
      </w:r>
      <w:r>
        <w:rPr>
          <w:sz w:val="32"/>
          <w:szCs w:val="32"/>
        </w:rPr>
        <w:t>牵头单位：</w:t>
      </w:r>
      <w:r>
        <w:rPr>
          <w:sz w:val="32"/>
          <w:szCs w:val="32"/>
          <w:u w:val="single"/>
        </w:rPr>
        <w:t xml:space="preserve">  </w:t>
      </w:r>
      <w:r>
        <w:rPr>
          <w:rFonts w:hint="eastAsia"/>
          <w:sz w:val="32"/>
          <w:szCs w:val="32"/>
          <w:u w:val="single"/>
        </w:rPr>
        <w:t>中国科学院国家天文台</w:t>
      </w:r>
      <w:r>
        <w:rPr>
          <w:sz w:val="32"/>
          <w:szCs w:val="32"/>
          <w:u w:val="single"/>
        </w:rPr>
        <w:t xml:space="preserve">      </w:t>
      </w:r>
      <w:r>
        <w:rPr>
          <w:sz w:val="32"/>
          <w:szCs w:val="32"/>
        </w:rPr>
        <w:t>（盖章）</w:t>
      </w:r>
    </w:p>
    <w:p w14:paraId="7EED9A7A" w14:textId="77777777" w:rsidR="00A15CCB" w:rsidRDefault="00D976B0">
      <w:pPr>
        <w:spacing w:line="360" w:lineRule="auto"/>
        <w:rPr>
          <w:sz w:val="32"/>
          <w:szCs w:val="32"/>
        </w:rPr>
      </w:pPr>
      <w:r>
        <w:rPr>
          <w:sz w:val="32"/>
          <w:szCs w:val="32"/>
        </w:rPr>
        <w:t xml:space="preserve"> </w:t>
      </w:r>
      <w:r>
        <w:rPr>
          <w:sz w:val="32"/>
          <w:szCs w:val="32"/>
        </w:rPr>
        <w:t>合作单位：</w:t>
      </w:r>
      <w:r>
        <w:rPr>
          <w:sz w:val="32"/>
          <w:szCs w:val="32"/>
          <w:u w:val="single"/>
        </w:rPr>
        <w:t xml:space="preserve">  </w:t>
      </w:r>
      <w:r>
        <w:rPr>
          <w:rFonts w:ascii="SimSun" w:hint="eastAsia"/>
          <w:sz w:val="32"/>
          <w:szCs w:val="32"/>
          <w:u w:val="single"/>
        </w:rPr>
        <w:t>中国科学院自动化研究所</w:t>
      </w:r>
      <w:r>
        <w:rPr>
          <w:sz w:val="32"/>
          <w:szCs w:val="32"/>
          <w:u w:val="single"/>
        </w:rPr>
        <w:t xml:space="preserve">     </w:t>
      </w:r>
      <w:r>
        <w:rPr>
          <w:sz w:val="32"/>
          <w:szCs w:val="32"/>
        </w:rPr>
        <w:t>（盖章）</w:t>
      </w:r>
    </w:p>
    <w:p w14:paraId="7C4C3CC4" w14:textId="77777777" w:rsidR="00A15CCB" w:rsidRDefault="00D976B0">
      <w:pPr>
        <w:spacing w:line="360" w:lineRule="auto"/>
        <w:rPr>
          <w:sz w:val="32"/>
          <w:szCs w:val="32"/>
        </w:rPr>
      </w:pPr>
      <w:r>
        <w:rPr>
          <w:sz w:val="32"/>
          <w:szCs w:val="32"/>
        </w:rPr>
        <w:t xml:space="preserve"> </w:t>
      </w:r>
      <w:r>
        <w:rPr>
          <w:sz w:val="32"/>
          <w:szCs w:val="32"/>
        </w:rPr>
        <w:t>主管部门：</w:t>
      </w:r>
      <w:r>
        <w:rPr>
          <w:sz w:val="32"/>
          <w:szCs w:val="32"/>
          <w:u w:val="single"/>
        </w:rPr>
        <w:t xml:space="preserve">        </w:t>
      </w:r>
      <w:r>
        <w:rPr>
          <w:sz w:val="32"/>
          <w:szCs w:val="32"/>
          <w:u w:val="single"/>
        </w:rPr>
        <w:t>条件保障与财务局</w:t>
      </w:r>
      <w:r>
        <w:rPr>
          <w:sz w:val="32"/>
          <w:szCs w:val="32"/>
          <w:u w:val="single"/>
        </w:rPr>
        <w:t xml:space="preserve">         </w:t>
      </w:r>
      <w:r>
        <w:rPr>
          <w:rFonts w:hint="eastAsia"/>
          <w:sz w:val="32"/>
          <w:szCs w:val="32"/>
          <w:u w:val="single"/>
        </w:rPr>
        <w:t xml:space="preserve"> </w:t>
      </w:r>
    </w:p>
    <w:p w14:paraId="13C4348D" w14:textId="77777777" w:rsidR="00A15CCB" w:rsidRDefault="00D976B0">
      <w:pPr>
        <w:spacing w:line="360" w:lineRule="auto"/>
        <w:rPr>
          <w:sz w:val="32"/>
          <w:szCs w:val="32"/>
          <w:u w:val="single"/>
        </w:rPr>
      </w:pPr>
      <w:r>
        <w:rPr>
          <w:sz w:val="32"/>
          <w:szCs w:val="32"/>
        </w:rPr>
        <w:t xml:space="preserve"> </w:t>
      </w:r>
      <w:r>
        <w:rPr>
          <w:sz w:val="32"/>
          <w:szCs w:val="32"/>
        </w:rPr>
        <w:t>申请经费：</w:t>
      </w:r>
      <w:r>
        <w:rPr>
          <w:sz w:val="32"/>
          <w:szCs w:val="32"/>
          <w:u w:val="single"/>
        </w:rPr>
        <w:t xml:space="preserve">  </w:t>
      </w:r>
      <w:r>
        <w:rPr>
          <w:rFonts w:hint="eastAsia"/>
          <w:sz w:val="32"/>
          <w:szCs w:val="32"/>
          <w:u w:val="single"/>
        </w:rPr>
        <w:t>300</w:t>
      </w:r>
      <w:r>
        <w:rPr>
          <w:sz w:val="32"/>
          <w:szCs w:val="32"/>
          <w:u w:val="single"/>
        </w:rPr>
        <w:t xml:space="preserve">     </w:t>
      </w:r>
      <w:r>
        <w:rPr>
          <w:sz w:val="32"/>
          <w:szCs w:val="32"/>
        </w:rPr>
        <w:t>万元</w:t>
      </w:r>
    </w:p>
    <w:p w14:paraId="6920B6C0" w14:textId="77777777" w:rsidR="00A15CCB" w:rsidRDefault="00D976B0">
      <w:pPr>
        <w:spacing w:line="360" w:lineRule="auto"/>
        <w:rPr>
          <w:sz w:val="32"/>
          <w:szCs w:val="32"/>
          <w:u w:val="single"/>
        </w:rPr>
      </w:pPr>
      <w:r>
        <w:rPr>
          <w:sz w:val="32"/>
          <w:szCs w:val="32"/>
        </w:rPr>
        <w:t xml:space="preserve"> </w:t>
      </w:r>
      <w:r>
        <w:rPr>
          <w:sz w:val="32"/>
          <w:szCs w:val="32"/>
        </w:rPr>
        <w:t>执行</w:t>
      </w:r>
      <w:r>
        <w:rPr>
          <w:rFonts w:hint="eastAsia"/>
          <w:sz w:val="32"/>
          <w:szCs w:val="32"/>
        </w:rPr>
        <w:t>周</w:t>
      </w:r>
      <w:r>
        <w:rPr>
          <w:sz w:val="32"/>
          <w:szCs w:val="32"/>
        </w:rPr>
        <w:t>期：</w:t>
      </w:r>
      <w:r>
        <w:rPr>
          <w:sz w:val="32"/>
          <w:szCs w:val="32"/>
          <w:u w:val="single"/>
        </w:rPr>
        <w:t>201</w:t>
      </w:r>
      <w:r w:rsidR="00D95780">
        <w:rPr>
          <w:rFonts w:hint="eastAsia"/>
          <w:sz w:val="32"/>
          <w:szCs w:val="32"/>
          <w:u w:val="single"/>
        </w:rPr>
        <w:t>8</w:t>
      </w:r>
      <w:r>
        <w:rPr>
          <w:sz w:val="32"/>
          <w:szCs w:val="32"/>
          <w:u w:val="single"/>
        </w:rPr>
        <w:t>年</w:t>
      </w:r>
      <w:r>
        <w:rPr>
          <w:rFonts w:hint="eastAsia"/>
          <w:sz w:val="32"/>
          <w:szCs w:val="32"/>
          <w:u w:val="single"/>
        </w:rPr>
        <w:t>1</w:t>
      </w:r>
      <w:r>
        <w:rPr>
          <w:sz w:val="32"/>
          <w:szCs w:val="32"/>
          <w:u w:val="single"/>
        </w:rPr>
        <w:t>月</w:t>
      </w:r>
      <w:r>
        <w:rPr>
          <w:rFonts w:hint="eastAsia"/>
          <w:sz w:val="32"/>
          <w:szCs w:val="32"/>
        </w:rPr>
        <w:t xml:space="preserve"> </w:t>
      </w:r>
      <w:r>
        <w:rPr>
          <w:sz w:val="32"/>
          <w:szCs w:val="32"/>
        </w:rPr>
        <w:t>至</w:t>
      </w:r>
      <w:r>
        <w:rPr>
          <w:rFonts w:hint="eastAsia"/>
          <w:sz w:val="32"/>
          <w:szCs w:val="32"/>
        </w:rPr>
        <w:t xml:space="preserve"> </w:t>
      </w:r>
      <w:r>
        <w:rPr>
          <w:sz w:val="32"/>
          <w:szCs w:val="32"/>
          <w:u w:val="single"/>
        </w:rPr>
        <w:t xml:space="preserve"> 20</w:t>
      </w:r>
      <w:r w:rsidR="00D95780">
        <w:rPr>
          <w:rFonts w:eastAsiaTheme="minorEastAsia" w:hint="eastAsia"/>
          <w:sz w:val="32"/>
          <w:szCs w:val="32"/>
          <w:u w:val="single"/>
        </w:rPr>
        <w:t>19</w:t>
      </w:r>
      <w:r>
        <w:rPr>
          <w:sz w:val="32"/>
          <w:szCs w:val="32"/>
          <w:u w:val="single"/>
        </w:rPr>
        <w:t>年</w:t>
      </w:r>
      <w:r>
        <w:rPr>
          <w:rFonts w:hint="eastAsia"/>
          <w:sz w:val="32"/>
          <w:szCs w:val="32"/>
          <w:u w:val="single"/>
        </w:rPr>
        <w:t>12</w:t>
      </w:r>
      <w:r>
        <w:rPr>
          <w:sz w:val="32"/>
          <w:szCs w:val="32"/>
          <w:u w:val="single"/>
        </w:rPr>
        <w:t>月</w:t>
      </w:r>
      <w:r>
        <w:rPr>
          <w:sz w:val="32"/>
          <w:szCs w:val="32"/>
          <w:u w:val="single"/>
        </w:rPr>
        <w:t xml:space="preserve">            </w:t>
      </w:r>
    </w:p>
    <w:p w14:paraId="270FC010" w14:textId="77777777" w:rsidR="00A15CCB" w:rsidRDefault="00D976B0">
      <w:pPr>
        <w:spacing w:line="360" w:lineRule="auto"/>
        <w:rPr>
          <w:sz w:val="32"/>
          <w:szCs w:val="32"/>
          <w:u w:val="single"/>
        </w:rPr>
      </w:pPr>
      <w:r>
        <w:rPr>
          <w:sz w:val="32"/>
          <w:szCs w:val="32"/>
        </w:rPr>
        <w:t xml:space="preserve"> </w:t>
      </w:r>
      <w:r>
        <w:rPr>
          <w:rFonts w:hint="eastAsia"/>
          <w:sz w:val="32"/>
          <w:szCs w:val="32"/>
        </w:rPr>
        <w:t>编制日期</w:t>
      </w:r>
      <w:r>
        <w:rPr>
          <w:sz w:val="32"/>
          <w:szCs w:val="32"/>
        </w:rPr>
        <w:t>：</w:t>
      </w:r>
      <w:r>
        <w:rPr>
          <w:sz w:val="32"/>
          <w:szCs w:val="32"/>
          <w:u w:val="single"/>
        </w:rPr>
        <w:t>20</w:t>
      </w:r>
      <w:r>
        <w:rPr>
          <w:rFonts w:hint="eastAsia"/>
          <w:sz w:val="32"/>
          <w:szCs w:val="32"/>
          <w:u w:val="single"/>
        </w:rPr>
        <w:t>17</w:t>
      </w:r>
      <w:r>
        <w:rPr>
          <w:rFonts w:hint="eastAsia"/>
          <w:sz w:val="32"/>
          <w:szCs w:val="32"/>
          <w:u w:val="single"/>
        </w:rPr>
        <w:t>年</w:t>
      </w:r>
      <w:r>
        <w:rPr>
          <w:sz w:val="32"/>
          <w:szCs w:val="32"/>
          <w:u w:val="single"/>
        </w:rPr>
        <w:t xml:space="preserve">  </w:t>
      </w:r>
      <w:r>
        <w:rPr>
          <w:rFonts w:hint="eastAsia"/>
          <w:sz w:val="32"/>
          <w:szCs w:val="32"/>
          <w:u w:val="single"/>
        </w:rPr>
        <w:t>月</w:t>
      </w:r>
      <w:r>
        <w:rPr>
          <w:sz w:val="32"/>
          <w:szCs w:val="32"/>
          <w:u w:val="single"/>
        </w:rPr>
        <w:t xml:space="preserve">  </w:t>
      </w:r>
      <w:r>
        <w:rPr>
          <w:rFonts w:hint="eastAsia"/>
          <w:sz w:val="32"/>
          <w:szCs w:val="32"/>
          <w:u w:val="single"/>
        </w:rPr>
        <w:t>日</w:t>
      </w:r>
    </w:p>
    <w:p w14:paraId="2247F743" w14:textId="77777777" w:rsidR="00A15CCB" w:rsidRDefault="00A15CCB">
      <w:pPr>
        <w:spacing w:line="300" w:lineRule="auto"/>
        <w:ind w:leftChars="-9" w:left="-18" w:hanging="1"/>
        <w:jc w:val="center"/>
        <w:rPr>
          <w:rFonts w:eastAsia="黑体" w:hint="eastAsia"/>
          <w:sz w:val="36"/>
          <w:szCs w:val="36"/>
        </w:rPr>
      </w:pPr>
    </w:p>
    <w:p w14:paraId="3DE589D3" w14:textId="77777777" w:rsidR="00A15CCB" w:rsidRDefault="00A15CCB">
      <w:pPr>
        <w:spacing w:line="300" w:lineRule="auto"/>
        <w:ind w:leftChars="-9" w:left="-18" w:hanging="1"/>
        <w:jc w:val="center"/>
        <w:rPr>
          <w:rFonts w:eastAsia="黑体" w:hint="eastAsia"/>
          <w:sz w:val="36"/>
          <w:szCs w:val="36"/>
        </w:rPr>
      </w:pPr>
    </w:p>
    <w:p w14:paraId="29E53E3E" w14:textId="77777777" w:rsidR="00A15CCB" w:rsidRDefault="00D976B0">
      <w:pPr>
        <w:adjustRightInd/>
        <w:spacing w:line="480" w:lineRule="exact"/>
        <w:jc w:val="center"/>
        <w:rPr>
          <w:sz w:val="32"/>
        </w:rPr>
      </w:pPr>
      <w:r>
        <w:rPr>
          <w:sz w:val="32"/>
        </w:rPr>
        <w:t>中国科学院条件保障与财务局</w:t>
      </w:r>
      <w:r>
        <w:rPr>
          <w:rFonts w:hint="eastAsia"/>
          <w:sz w:val="32"/>
        </w:rPr>
        <w:t>编印</w:t>
      </w:r>
    </w:p>
    <w:p w14:paraId="5A919B27" w14:textId="77777777" w:rsidR="00A15CCB" w:rsidRDefault="00D976B0">
      <w:pPr>
        <w:adjustRightInd/>
        <w:spacing w:line="480" w:lineRule="exact"/>
        <w:jc w:val="center"/>
        <w:rPr>
          <w:sz w:val="32"/>
        </w:rPr>
      </w:pPr>
      <w:r>
        <w:rPr>
          <w:rFonts w:hint="eastAsia"/>
          <w:sz w:val="32"/>
        </w:rPr>
        <w:t>二零一七年五月</w:t>
      </w:r>
    </w:p>
    <w:p w14:paraId="1EF9FDB6" w14:textId="77777777" w:rsidR="00A15CCB" w:rsidRDefault="00D976B0" w:rsidP="00031F74">
      <w:pPr>
        <w:spacing w:afterLines="50" w:after="120" w:line="480" w:lineRule="exact"/>
        <w:jc w:val="center"/>
        <w:rPr>
          <w:rFonts w:eastAsia="黑体" w:hint="eastAsia"/>
          <w:sz w:val="32"/>
          <w:szCs w:val="32"/>
        </w:rPr>
      </w:pPr>
      <w:r>
        <w:rPr>
          <w:rFonts w:eastAsia="黑体"/>
          <w:sz w:val="32"/>
          <w:szCs w:val="32"/>
        </w:rPr>
        <w:br w:type="page"/>
      </w:r>
    </w:p>
    <w:p w14:paraId="77870116" w14:textId="77777777" w:rsidR="00A15CCB" w:rsidRDefault="00D976B0">
      <w:pPr>
        <w:widowControl/>
        <w:adjustRightInd/>
        <w:spacing w:line="240" w:lineRule="auto"/>
        <w:jc w:val="center"/>
        <w:textAlignment w:val="auto"/>
        <w:rPr>
          <w:rFonts w:eastAsia="黑体" w:hint="eastAsia"/>
          <w:sz w:val="32"/>
          <w:szCs w:val="32"/>
        </w:rPr>
      </w:pPr>
      <w:r>
        <w:rPr>
          <w:rFonts w:eastAsia="黑体" w:hint="eastAsia"/>
          <w:sz w:val="36"/>
          <w:szCs w:val="36"/>
        </w:rPr>
        <w:lastRenderedPageBreak/>
        <w:t>承</w:t>
      </w:r>
      <w:r>
        <w:rPr>
          <w:rFonts w:eastAsia="黑体" w:hint="eastAsia"/>
          <w:sz w:val="36"/>
          <w:szCs w:val="36"/>
        </w:rPr>
        <w:t xml:space="preserve">     </w:t>
      </w:r>
      <w:r>
        <w:rPr>
          <w:rFonts w:eastAsia="黑体" w:hint="eastAsia"/>
          <w:sz w:val="36"/>
          <w:szCs w:val="36"/>
        </w:rPr>
        <w:t>诺</w:t>
      </w:r>
      <w:r>
        <w:rPr>
          <w:rFonts w:eastAsia="黑体" w:hint="eastAsia"/>
          <w:sz w:val="36"/>
          <w:szCs w:val="36"/>
        </w:rPr>
        <w:t xml:space="preserve">     </w:t>
      </w:r>
      <w:r>
        <w:rPr>
          <w:rFonts w:eastAsia="黑体" w:hint="eastAsia"/>
          <w:sz w:val="36"/>
          <w:szCs w:val="36"/>
        </w:rPr>
        <w:t>书</w:t>
      </w:r>
    </w:p>
    <w:p w14:paraId="11419E42" w14:textId="77777777" w:rsidR="00A15CCB" w:rsidRDefault="00A15CCB">
      <w:pPr>
        <w:ind w:left="315"/>
        <w:jc w:val="center"/>
        <w:rPr>
          <w:rFonts w:eastAsia="黑体" w:hint="eastAsia"/>
          <w:sz w:val="28"/>
        </w:rPr>
      </w:pPr>
    </w:p>
    <w:p w14:paraId="1D6107CB" w14:textId="77777777" w:rsidR="00A15CCB" w:rsidRDefault="00A15CCB">
      <w:pPr>
        <w:ind w:left="315"/>
        <w:jc w:val="center"/>
        <w:rPr>
          <w:rFonts w:eastAsia="黑体" w:hint="eastAsia"/>
          <w:sz w:val="28"/>
        </w:rPr>
      </w:pPr>
    </w:p>
    <w:p w14:paraId="2E74CAF8" w14:textId="77777777" w:rsidR="00A15CCB" w:rsidRDefault="00D976B0" w:rsidP="00031F74">
      <w:pPr>
        <w:snapToGrid w:val="0"/>
        <w:spacing w:before="50" w:afterLines="50" w:after="120" w:line="560" w:lineRule="exact"/>
        <w:ind w:firstLine="709"/>
        <w:rPr>
          <w:sz w:val="28"/>
          <w:szCs w:val="28"/>
        </w:rPr>
      </w:pPr>
      <w:r>
        <w:rPr>
          <w:rFonts w:hint="eastAsia"/>
          <w:sz w:val="28"/>
          <w:szCs w:val="28"/>
        </w:rPr>
        <w:t>牵头单位将对申报材料的真实性、完整性负责。</w:t>
      </w:r>
    </w:p>
    <w:p w14:paraId="519B45DD" w14:textId="77777777" w:rsidR="00A15CCB" w:rsidRDefault="00D976B0" w:rsidP="00031F74">
      <w:pPr>
        <w:snapToGrid w:val="0"/>
        <w:spacing w:before="50" w:afterLines="50" w:after="120" w:line="560" w:lineRule="exact"/>
        <w:ind w:firstLine="709"/>
        <w:rPr>
          <w:sz w:val="28"/>
          <w:szCs w:val="28"/>
        </w:rPr>
      </w:pPr>
      <w:r>
        <w:rPr>
          <w:rFonts w:hint="eastAsia"/>
          <w:sz w:val="28"/>
          <w:szCs w:val="28"/>
        </w:rPr>
        <w:t>科研</w:t>
      </w:r>
      <w:r>
        <w:rPr>
          <w:sz w:val="28"/>
          <w:szCs w:val="28"/>
        </w:rPr>
        <w:t>仪器设备研制</w:t>
      </w:r>
      <w:r>
        <w:rPr>
          <w:rFonts w:hint="eastAsia"/>
          <w:sz w:val="28"/>
          <w:szCs w:val="28"/>
        </w:rPr>
        <w:t>项目实行牵头单位法定代表人责任制，牵头单位负责项目的组织实施工作。牵头单位将协调相关单位的人员、设备、房屋、水电等资源条件为研制项目提供支撑；掌握项目进展情况，督促项目执行，重大事项及时报告院主管部门；及时组织项目负责人填报并提交项目相关材料，按期完成项目验收。</w:t>
      </w:r>
    </w:p>
    <w:p w14:paraId="4CD40AD9" w14:textId="77777777" w:rsidR="00473A02" w:rsidRDefault="00D976B0" w:rsidP="00031F74">
      <w:pPr>
        <w:snapToGrid w:val="0"/>
        <w:spacing w:before="50" w:afterLines="50" w:after="120" w:line="560" w:lineRule="exact"/>
        <w:ind w:firstLine="709"/>
        <w:rPr>
          <w:sz w:val="28"/>
          <w:szCs w:val="28"/>
        </w:rPr>
      </w:pPr>
      <w:r>
        <w:rPr>
          <w:rFonts w:hint="eastAsia"/>
          <w:sz w:val="28"/>
          <w:szCs w:val="28"/>
        </w:rPr>
        <w:t>本项目实施方案的经费预算是在认真阅读理解相关国家、院经费管理办法及有关财务规章制度基础上，按程序和规定编制的。本单位法定代表人、财务负责人、本项目负责人保证预算各项内容真实、客观，并承担由此引起的相关责任。</w:t>
      </w:r>
    </w:p>
    <w:p w14:paraId="7DB0FF52" w14:textId="77777777" w:rsidR="00473A02" w:rsidRDefault="00473A02" w:rsidP="00031F74">
      <w:pPr>
        <w:snapToGrid w:val="0"/>
        <w:spacing w:before="50" w:afterLines="50" w:after="120" w:line="560" w:lineRule="exact"/>
        <w:rPr>
          <w:sz w:val="28"/>
          <w:szCs w:val="28"/>
        </w:rPr>
      </w:pPr>
    </w:p>
    <w:p w14:paraId="0A3FDA7D" w14:textId="77777777" w:rsidR="00473A02" w:rsidRDefault="00473A02" w:rsidP="00031F74">
      <w:pPr>
        <w:snapToGrid w:val="0"/>
        <w:spacing w:before="50" w:afterLines="50" w:after="120" w:line="560" w:lineRule="exact"/>
        <w:ind w:firstLine="709"/>
        <w:rPr>
          <w:sz w:val="28"/>
          <w:szCs w:val="28"/>
        </w:rPr>
      </w:pPr>
    </w:p>
    <w:p w14:paraId="4EAD9DE3" w14:textId="77777777" w:rsidR="00473A02" w:rsidRDefault="00D976B0" w:rsidP="00031F74">
      <w:pPr>
        <w:snapToGrid w:val="0"/>
        <w:spacing w:before="50" w:afterLines="50" w:after="120" w:line="560" w:lineRule="exact"/>
        <w:ind w:left="2550" w:firstLine="425"/>
        <w:rPr>
          <w:sz w:val="28"/>
          <w:szCs w:val="28"/>
        </w:rPr>
      </w:pPr>
      <w:r>
        <w:rPr>
          <w:rFonts w:hint="eastAsia"/>
          <w:sz w:val="28"/>
          <w:szCs w:val="28"/>
        </w:rPr>
        <w:t>法定代表人（签字）：</w:t>
      </w:r>
      <w:r>
        <w:rPr>
          <w:rFonts w:hint="eastAsia"/>
          <w:sz w:val="28"/>
          <w:szCs w:val="28"/>
          <w:u w:val="single"/>
        </w:rPr>
        <w:t xml:space="preserve">                 </w:t>
      </w:r>
    </w:p>
    <w:p w14:paraId="758EFB4F" w14:textId="77777777" w:rsidR="00473A02" w:rsidRDefault="00D976B0" w:rsidP="00031F74">
      <w:pPr>
        <w:snapToGrid w:val="0"/>
        <w:spacing w:before="50" w:afterLines="50" w:after="120" w:line="560" w:lineRule="exact"/>
        <w:ind w:firstLine="709"/>
        <w:rPr>
          <w:sz w:val="28"/>
          <w:szCs w:val="28"/>
        </w:rPr>
      </w:pPr>
      <w:r>
        <w:rPr>
          <w:rFonts w:hint="eastAsia"/>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14:paraId="094BEA7B" w14:textId="77777777" w:rsidR="00473A02" w:rsidRDefault="00473A02" w:rsidP="00031F74">
      <w:pPr>
        <w:snapToGrid w:val="0"/>
        <w:spacing w:before="50" w:afterLines="50" w:after="120" w:line="560" w:lineRule="exact"/>
        <w:ind w:firstLine="709"/>
        <w:rPr>
          <w:sz w:val="28"/>
          <w:szCs w:val="28"/>
        </w:rPr>
      </w:pPr>
    </w:p>
    <w:p w14:paraId="406F3000" w14:textId="77777777" w:rsidR="00473A02" w:rsidRDefault="00D976B0" w:rsidP="00031F74">
      <w:pPr>
        <w:snapToGrid w:val="0"/>
        <w:spacing w:before="50" w:afterLines="50" w:after="120" w:line="560" w:lineRule="exact"/>
        <w:ind w:left="2550" w:firstLine="425"/>
        <w:rPr>
          <w:sz w:val="28"/>
          <w:szCs w:val="28"/>
          <w:u w:val="single"/>
        </w:rPr>
      </w:pPr>
      <w:r>
        <w:rPr>
          <w:rFonts w:hint="eastAsia"/>
          <w:sz w:val="28"/>
          <w:szCs w:val="28"/>
        </w:rPr>
        <w:t>财务负责人（签字）：</w:t>
      </w:r>
      <w:r>
        <w:rPr>
          <w:rFonts w:hint="eastAsia"/>
          <w:sz w:val="28"/>
          <w:szCs w:val="28"/>
          <w:u w:val="single"/>
        </w:rPr>
        <w:t xml:space="preserve">                 </w:t>
      </w:r>
    </w:p>
    <w:p w14:paraId="04913623" w14:textId="77777777" w:rsidR="00473A02" w:rsidRDefault="00D976B0" w:rsidP="00031F74">
      <w:pPr>
        <w:snapToGrid w:val="0"/>
        <w:spacing w:before="50" w:afterLines="50" w:after="120" w:line="560" w:lineRule="exact"/>
        <w:ind w:firstLine="709"/>
        <w:rPr>
          <w:sz w:val="28"/>
          <w:szCs w:val="28"/>
        </w:rPr>
      </w:pPr>
      <w:r>
        <w:rPr>
          <w:rFonts w:hint="eastAsia"/>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14:paraId="51D690CA" w14:textId="77777777" w:rsidR="00473A02" w:rsidRDefault="00473A02" w:rsidP="00031F74">
      <w:pPr>
        <w:snapToGrid w:val="0"/>
        <w:spacing w:before="50" w:afterLines="50" w:after="120" w:line="560" w:lineRule="exact"/>
        <w:ind w:firstLine="709"/>
        <w:rPr>
          <w:sz w:val="28"/>
          <w:szCs w:val="28"/>
        </w:rPr>
      </w:pPr>
    </w:p>
    <w:p w14:paraId="2F7D7870" w14:textId="77777777" w:rsidR="00473A02" w:rsidRDefault="00D976B0" w:rsidP="00031F74">
      <w:pPr>
        <w:snapToGrid w:val="0"/>
        <w:spacing w:before="50" w:afterLines="50" w:after="120" w:line="560" w:lineRule="exact"/>
        <w:ind w:left="2550" w:firstLine="425"/>
        <w:rPr>
          <w:sz w:val="28"/>
          <w:szCs w:val="28"/>
          <w:u w:val="single"/>
        </w:rPr>
      </w:pPr>
      <w:r>
        <w:rPr>
          <w:rFonts w:hint="eastAsia"/>
          <w:sz w:val="28"/>
          <w:szCs w:val="28"/>
        </w:rPr>
        <w:t>项目负责人（签字）：</w:t>
      </w:r>
      <w:r>
        <w:rPr>
          <w:rFonts w:hint="eastAsia"/>
          <w:sz w:val="28"/>
          <w:szCs w:val="28"/>
          <w:u w:val="single"/>
        </w:rPr>
        <w:t xml:space="preserve">                 </w:t>
      </w:r>
    </w:p>
    <w:p w14:paraId="7B823F78" w14:textId="77777777" w:rsidR="00473A02" w:rsidRDefault="00D976B0" w:rsidP="00031F74">
      <w:pPr>
        <w:snapToGrid w:val="0"/>
        <w:spacing w:before="50" w:afterLines="50" w:after="120" w:line="560" w:lineRule="exact"/>
        <w:ind w:firstLine="709"/>
        <w:rPr>
          <w:sz w:val="28"/>
          <w:szCs w:val="28"/>
        </w:rPr>
      </w:pPr>
      <w:r>
        <w:rPr>
          <w:rFonts w:hint="eastAsia"/>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r>
        <w:rPr>
          <w:sz w:val="28"/>
          <w:szCs w:val="28"/>
        </w:rPr>
        <w:br w:type="page"/>
      </w:r>
    </w:p>
    <w:p w14:paraId="4EC9D62E" w14:textId="77777777" w:rsidR="00A15CCB" w:rsidRDefault="00D976B0">
      <w:pPr>
        <w:widowControl/>
        <w:adjustRightInd/>
        <w:spacing w:line="240" w:lineRule="auto"/>
        <w:jc w:val="left"/>
        <w:textAlignment w:val="auto"/>
        <w:rPr>
          <w:sz w:val="28"/>
          <w:szCs w:val="28"/>
        </w:rPr>
      </w:pPr>
      <w:r>
        <w:rPr>
          <w:sz w:val="28"/>
          <w:szCs w:val="28"/>
        </w:rPr>
        <w:lastRenderedPageBreak/>
        <w:br w:type="page"/>
      </w:r>
    </w:p>
    <w:p w14:paraId="302A78A8" w14:textId="77777777" w:rsidR="00A15CCB" w:rsidRDefault="00D976B0">
      <w:pPr>
        <w:adjustRightInd/>
        <w:spacing w:line="360" w:lineRule="auto"/>
        <w:outlineLvl w:val="0"/>
        <w:rPr>
          <w:b/>
          <w:sz w:val="28"/>
          <w:szCs w:val="28"/>
        </w:rPr>
      </w:pPr>
      <w:r>
        <w:rPr>
          <w:b/>
          <w:sz w:val="28"/>
          <w:szCs w:val="28"/>
        </w:rPr>
        <w:lastRenderedPageBreak/>
        <w:t>一、基本信息</w:t>
      </w:r>
    </w:p>
    <w:tbl>
      <w:tblPr>
        <w:tblW w:w="8103" w:type="dxa"/>
        <w:tblInd w:w="14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560"/>
        <w:gridCol w:w="1536"/>
        <w:gridCol w:w="626"/>
        <w:gridCol w:w="621"/>
        <w:gridCol w:w="424"/>
        <w:gridCol w:w="1356"/>
        <w:gridCol w:w="1980"/>
      </w:tblGrid>
      <w:tr w:rsidR="00A15CCB" w14:paraId="7635B9FB" w14:textId="77777777">
        <w:trPr>
          <w:trHeight w:val="480"/>
        </w:trPr>
        <w:tc>
          <w:tcPr>
            <w:tcW w:w="1560" w:type="dxa"/>
            <w:tcBorders>
              <w:top w:val="single" w:sz="4" w:space="0" w:color="auto"/>
              <w:left w:val="single" w:sz="4" w:space="0" w:color="auto"/>
              <w:bottom w:val="single" w:sz="4" w:space="0" w:color="auto"/>
              <w:right w:val="single" w:sz="4" w:space="0" w:color="auto"/>
            </w:tcBorders>
            <w:vAlign w:val="center"/>
          </w:tcPr>
          <w:p w14:paraId="6863859E" w14:textId="77777777" w:rsidR="00A15CCB" w:rsidRDefault="00D976B0">
            <w:pPr>
              <w:jc w:val="center"/>
            </w:pPr>
            <w:r>
              <w:rPr>
                <w:sz w:val="24"/>
              </w:rPr>
              <w:t>牵头单位</w:t>
            </w:r>
          </w:p>
          <w:p w14:paraId="4D09EE44" w14:textId="77777777" w:rsidR="00A15CCB" w:rsidRDefault="00D976B0">
            <w:pPr>
              <w:jc w:val="center"/>
            </w:pPr>
            <w:r>
              <w:rPr>
                <w:sz w:val="24"/>
              </w:rPr>
              <w:t>负责人</w:t>
            </w:r>
          </w:p>
        </w:tc>
        <w:tc>
          <w:tcPr>
            <w:tcW w:w="2162" w:type="dxa"/>
            <w:gridSpan w:val="2"/>
            <w:tcBorders>
              <w:top w:val="single" w:sz="4" w:space="0" w:color="auto"/>
              <w:left w:val="single" w:sz="4" w:space="0" w:color="auto"/>
              <w:bottom w:val="single" w:sz="4" w:space="0" w:color="auto"/>
              <w:right w:val="single" w:sz="4" w:space="0" w:color="auto"/>
            </w:tcBorders>
            <w:vAlign w:val="center"/>
          </w:tcPr>
          <w:p w14:paraId="110687D0" w14:textId="77777777" w:rsidR="00A15CCB" w:rsidRDefault="00D976B0">
            <w:r>
              <w:rPr>
                <w:rFonts w:ascii="SimSun" w:hAnsi="SimSun" w:hint="eastAsia"/>
                <w:sz w:val="24"/>
              </w:rPr>
              <w:t>严俊</w:t>
            </w:r>
          </w:p>
        </w:tc>
        <w:tc>
          <w:tcPr>
            <w:tcW w:w="1045" w:type="dxa"/>
            <w:gridSpan w:val="2"/>
            <w:tcBorders>
              <w:top w:val="single" w:sz="4" w:space="0" w:color="auto"/>
              <w:left w:val="single" w:sz="4" w:space="0" w:color="auto"/>
              <w:bottom w:val="single" w:sz="4" w:space="0" w:color="auto"/>
              <w:right w:val="single" w:sz="4" w:space="0" w:color="auto"/>
            </w:tcBorders>
            <w:vAlign w:val="center"/>
          </w:tcPr>
          <w:p w14:paraId="4294F9A0" w14:textId="77777777" w:rsidR="00A15CCB" w:rsidRDefault="00D976B0">
            <w:pPr>
              <w:jc w:val="center"/>
            </w:pPr>
            <w:r>
              <w:rPr>
                <w:sz w:val="24"/>
              </w:rPr>
              <w:t>职称</w:t>
            </w:r>
          </w:p>
        </w:tc>
        <w:tc>
          <w:tcPr>
            <w:tcW w:w="3336" w:type="dxa"/>
            <w:gridSpan w:val="2"/>
            <w:tcBorders>
              <w:top w:val="single" w:sz="4" w:space="0" w:color="auto"/>
              <w:left w:val="single" w:sz="4" w:space="0" w:color="auto"/>
              <w:bottom w:val="single" w:sz="4" w:space="0" w:color="auto"/>
              <w:right w:val="single" w:sz="4" w:space="0" w:color="auto"/>
            </w:tcBorders>
            <w:vAlign w:val="center"/>
          </w:tcPr>
          <w:p w14:paraId="68393867" w14:textId="77777777" w:rsidR="00A15CCB" w:rsidRDefault="00D976B0">
            <w:r>
              <w:rPr>
                <w:rFonts w:ascii="SimSun" w:hAnsi="SimSun" w:hint="eastAsia"/>
                <w:sz w:val="24"/>
              </w:rPr>
              <w:t>研究员</w:t>
            </w:r>
          </w:p>
        </w:tc>
      </w:tr>
      <w:tr w:rsidR="00A15CCB" w14:paraId="6022B5F9" w14:textId="77777777">
        <w:trPr>
          <w:trHeight w:val="480"/>
        </w:trPr>
        <w:tc>
          <w:tcPr>
            <w:tcW w:w="1560" w:type="dxa"/>
            <w:tcBorders>
              <w:top w:val="single" w:sz="4" w:space="0" w:color="auto"/>
              <w:left w:val="single" w:sz="4" w:space="0" w:color="auto"/>
              <w:bottom w:val="single" w:sz="4" w:space="0" w:color="auto"/>
              <w:right w:val="single" w:sz="4" w:space="0" w:color="auto"/>
            </w:tcBorders>
            <w:vAlign w:val="center"/>
          </w:tcPr>
          <w:p w14:paraId="062CC7FA" w14:textId="77777777" w:rsidR="00A15CCB" w:rsidRDefault="00D976B0">
            <w:pPr>
              <w:jc w:val="center"/>
            </w:pPr>
            <w:r>
              <w:rPr>
                <w:sz w:val="24"/>
              </w:rPr>
              <w:t>联系电话</w:t>
            </w:r>
          </w:p>
        </w:tc>
        <w:tc>
          <w:tcPr>
            <w:tcW w:w="2162" w:type="dxa"/>
            <w:gridSpan w:val="2"/>
            <w:tcBorders>
              <w:top w:val="single" w:sz="4" w:space="0" w:color="auto"/>
              <w:left w:val="single" w:sz="4" w:space="0" w:color="auto"/>
              <w:bottom w:val="single" w:sz="4" w:space="0" w:color="auto"/>
              <w:right w:val="single" w:sz="4" w:space="0" w:color="auto"/>
            </w:tcBorders>
            <w:vAlign w:val="center"/>
          </w:tcPr>
          <w:p w14:paraId="7F00639C" w14:textId="77777777" w:rsidR="00A15CCB" w:rsidRDefault="00D976B0">
            <w:r>
              <w:rPr>
                <w:rFonts w:ascii="SimSun" w:hAnsi="SimSun" w:hint="eastAsia"/>
                <w:sz w:val="24"/>
              </w:rPr>
              <w:t>010-64888708</w:t>
            </w:r>
          </w:p>
        </w:tc>
        <w:tc>
          <w:tcPr>
            <w:tcW w:w="1045" w:type="dxa"/>
            <w:gridSpan w:val="2"/>
            <w:tcBorders>
              <w:top w:val="single" w:sz="4" w:space="0" w:color="auto"/>
              <w:left w:val="single" w:sz="4" w:space="0" w:color="auto"/>
              <w:bottom w:val="single" w:sz="4" w:space="0" w:color="auto"/>
              <w:right w:val="single" w:sz="4" w:space="0" w:color="auto"/>
            </w:tcBorders>
            <w:vAlign w:val="center"/>
          </w:tcPr>
          <w:p w14:paraId="4CFA54CD" w14:textId="77777777" w:rsidR="00A15CCB" w:rsidRDefault="00D976B0">
            <w:pPr>
              <w:jc w:val="center"/>
            </w:pPr>
            <w:r>
              <w:rPr>
                <w:sz w:val="24"/>
              </w:rPr>
              <w:t>电子邮件</w:t>
            </w:r>
          </w:p>
        </w:tc>
        <w:tc>
          <w:tcPr>
            <w:tcW w:w="3336" w:type="dxa"/>
            <w:gridSpan w:val="2"/>
            <w:tcBorders>
              <w:top w:val="single" w:sz="4" w:space="0" w:color="auto"/>
              <w:left w:val="single" w:sz="4" w:space="0" w:color="auto"/>
              <w:bottom w:val="single" w:sz="4" w:space="0" w:color="auto"/>
              <w:right w:val="single" w:sz="4" w:space="0" w:color="auto"/>
            </w:tcBorders>
            <w:vAlign w:val="center"/>
          </w:tcPr>
          <w:p w14:paraId="3A942380" w14:textId="77777777" w:rsidR="00A15CCB" w:rsidRDefault="00D976B0">
            <w:r>
              <w:rPr>
                <w:rFonts w:ascii="SimSun" w:hAnsi="SimSun"/>
                <w:sz w:val="24"/>
              </w:rPr>
              <w:t>office@bao.ac.cn</w:t>
            </w:r>
          </w:p>
        </w:tc>
      </w:tr>
      <w:tr w:rsidR="00A15CCB" w14:paraId="2C3E513E" w14:textId="77777777">
        <w:trPr>
          <w:trHeight w:val="480"/>
        </w:trPr>
        <w:tc>
          <w:tcPr>
            <w:tcW w:w="1560" w:type="dxa"/>
            <w:tcBorders>
              <w:top w:val="single" w:sz="4" w:space="0" w:color="auto"/>
              <w:left w:val="single" w:sz="4" w:space="0" w:color="auto"/>
              <w:bottom w:val="single" w:sz="4" w:space="0" w:color="auto"/>
              <w:right w:val="single" w:sz="4" w:space="0" w:color="auto"/>
            </w:tcBorders>
            <w:vAlign w:val="center"/>
          </w:tcPr>
          <w:p w14:paraId="2EABEE72" w14:textId="77777777" w:rsidR="00A15CCB" w:rsidRDefault="00D976B0">
            <w:pPr>
              <w:jc w:val="center"/>
            </w:pPr>
            <w:r>
              <w:rPr>
                <w:sz w:val="24"/>
              </w:rPr>
              <w:t>项目负责人</w:t>
            </w:r>
          </w:p>
        </w:tc>
        <w:tc>
          <w:tcPr>
            <w:tcW w:w="2162" w:type="dxa"/>
            <w:gridSpan w:val="2"/>
            <w:tcBorders>
              <w:top w:val="single" w:sz="4" w:space="0" w:color="auto"/>
              <w:left w:val="single" w:sz="4" w:space="0" w:color="auto"/>
              <w:bottom w:val="single" w:sz="4" w:space="0" w:color="auto"/>
              <w:right w:val="single" w:sz="4" w:space="0" w:color="auto"/>
            </w:tcBorders>
            <w:vAlign w:val="center"/>
          </w:tcPr>
          <w:p w14:paraId="14E74EDA" w14:textId="77777777" w:rsidR="00A15CCB" w:rsidRDefault="00D976B0">
            <w:r>
              <w:rPr>
                <w:rFonts w:ascii="SimSun" w:hAnsi="SimSun" w:hint="eastAsia"/>
                <w:sz w:val="24"/>
              </w:rPr>
              <w:t>陈学雷</w:t>
            </w:r>
          </w:p>
        </w:tc>
        <w:tc>
          <w:tcPr>
            <w:tcW w:w="1045" w:type="dxa"/>
            <w:gridSpan w:val="2"/>
            <w:tcBorders>
              <w:top w:val="single" w:sz="4" w:space="0" w:color="auto"/>
              <w:left w:val="single" w:sz="4" w:space="0" w:color="auto"/>
              <w:bottom w:val="single" w:sz="4" w:space="0" w:color="auto"/>
              <w:right w:val="single" w:sz="4" w:space="0" w:color="auto"/>
            </w:tcBorders>
            <w:vAlign w:val="center"/>
          </w:tcPr>
          <w:p w14:paraId="08C8C6F5" w14:textId="77777777" w:rsidR="00A15CCB" w:rsidRDefault="00D976B0">
            <w:pPr>
              <w:jc w:val="center"/>
            </w:pPr>
            <w:r>
              <w:rPr>
                <w:sz w:val="24"/>
              </w:rPr>
              <w:t>职称</w:t>
            </w:r>
          </w:p>
        </w:tc>
        <w:tc>
          <w:tcPr>
            <w:tcW w:w="3336" w:type="dxa"/>
            <w:gridSpan w:val="2"/>
            <w:tcBorders>
              <w:top w:val="single" w:sz="4" w:space="0" w:color="auto"/>
              <w:left w:val="single" w:sz="4" w:space="0" w:color="auto"/>
              <w:bottom w:val="single" w:sz="4" w:space="0" w:color="auto"/>
              <w:right w:val="single" w:sz="4" w:space="0" w:color="auto"/>
            </w:tcBorders>
            <w:vAlign w:val="center"/>
          </w:tcPr>
          <w:p w14:paraId="19855C9A" w14:textId="77777777" w:rsidR="00A15CCB" w:rsidRDefault="00D976B0">
            <w:r>
              <w:rPr>
                <w:rFonts w:ascii="SimSun" w:hAnsi="SimSun" w:hint="eastAsia"/>
                <w:sz w:val="24"/>
              </w:rPr>
              <w:t>研究员</w:t>
            </w:r>
          </w:p>
        </w:tc>
      </w:tr>
      <w:tr w:rsidR="00A15CCB" w14:paraId="5D5F4EA4" w14:textId="77777777">
        <w:trPr>
          <w:trHeight w:val="480"/>
        </w:trPr>
        <w:tc>
          <w:tcPr>
            <w:tcW w:w="1560" w:type="dxa"/>
            <w:tcBorders>
              <w:top w:val="single" w:sz="4" w:space="0" w:color="auto"/>
              <w:left w:val="single" w:sz="4" w:space="0" w:color="auto"/>
              <w:bottom w:val="single" w:sz="4" w:space="0" w:color="auto"/>
              <w:right w:val="single" w:sz="4" w:space="0" w:color="auto"/>
            </w:tcBorders>
            <w:vAlign w:val="center"/>
          </w:tcPr>
          <w:p w14:paraId="6DBF946F" w14:textId="77777777" w:rsidR="00A15CCB" w:rsidRDefault="00D976B0">
            <w:pPr>
              <w:jc w:val="center"/>
            </w:pPr>
            <w:r>
              <w:rPr>
                <w:sz w:val="24"/>
              </w:rPr>
              <w:t>联系电话</w:t>
            </w:r>
          </w:p>
        </w:tc>
        <w:tc>
          <w:tcPr>
            <w:tcW w:w="2162" w:type="dxa"/>
            <w:gridSpan w:val="2"/>
            <w:tcBorders>
              <w:top w:val="single" w:sz="4" w:space="0" w:color="auto"/>
              <w:left w:val="single" w:sz="4" w:space="0" w:color="auto"/>
              <w:bottom w:val="single" w:sz="4" w:space="0" w:color="auto"/>
              <w:right w:val="single" w:sz="4" w:space="0" w:color="auto"/>
            </w:tcBorders>
            <w:vAlign w:val="center"/>
          </w:tcPr>
          <w:p w14:paraId="69AE4927" w14:textId="77777777" w:rsidR="00A15CCB" w:rsidRDefault="00D976B0">
            <w:r>
              <w:rPr>
                <w:rFonts w:ascii="SimSun" w:hint="eastAsia"/>
                <w:sz w:val="24"/>
                <w:szCs w:val="24"/>
              </w:rPr>
              <w:t>18901299804</w:t>
            </w:r>
          </w:p>
        </w:tc>
        <w:tc>
          <w:tcPr>
            <w:tcW w:w="1045" w:type="dxa"/>
            <w:gridSpan w:val="2"/>
            <w:tcBorders>
              <w:top w:val="single" w:sz="4" w:space="0" w:color="auto"/>
              <w:left w:val="single" w:sz="4" w:space="0" w:color="auto"/>
              <w:bottom w:val="single" w:sz="4" w:space="0" w:color="auto"/>
              <w:right w:val="single" w:sz="4" w:space="0" w:color="auto"/>
            </w:tcBorders>
            <w:vAlign w:val="center"/>
          </w:tcPr>
          <w:p w14:paraId="5E394D7C" w14:textId="77777777" w:rsidR="00A15CCB" w:rsidRDefault="00D976B0">
            <w:pPr>
              <w:jc w:val="center"/>
            </w:pPr>
            <w:r>
              <w:rPr>
                <w:sz w:val="24"/>
              </w:rPr>
              <w:t>电子邮件</w:t>
            </w:r>
          </w:p>
        </w:tc>
        <w:tc>
          <w:tcPr>
            <w:tcW w:w="3336" w:type="dxa"/>
            <w:gridSpan w:val="2"/>
            <w:tcBorders>
              <w:top w:val="single" w:sz="4" w:space="0" w:color="auto"/>
              <w:left w:val="single" w:sz="4" w:space="0" w:color="auto"/>
              <w:bottom w:val="single" w:sz="4" w:space="0" w:color="auto"/>
              <w:right w:val="single" w:sz="4" w:space="0" w:color="auto"/>
            </w:tcBorders>
            <w:vAlign w:val="center"/>
          </w:tcPr>
          <w:p w14:paraId="575E7299" w14:textId="77777777" w:rsidR="00A15CCB" w:rsidRDefault="00D976B0">
            <w:r>
              <w:rPr>
                <w:rFonts w:ascii="SimSun" w:hAnsi="SimSun" w:hint="eastAsia"/>
                <w:sz w:val="24"/>
              </w:rPr>
              <w:t>xuelei@cosmology.bao.ac.cn</w:t>
            </w:r>
          </w:p>
        </w:tc>
      </w:tr>
      <w:tr w:rsidR="00A15CCB" w14:paraId="05F9F381" w14:textId="77777777">
        <w:trPr>
          <w:trHeight w:val="480"/>
        </w:trPr>
        <w:tc>
          <w:tcPr>
            <w:tcW w:w="1560" w:type="dxa"/>
            <w:tcBorders>
              <w:top w:val="single" w:sz="4" w:space="0" w:color="auto"/>
              <w:left w:val="single" w:sz="4" w:space="0" w:color="auto"/>
              <w:bottom w:val="single" w:sz="4" w:space="0" w:color="auto"/>
              <w:right w:val="single" w:sz="4" w:space="0" w:color="auto"/>
            </w:tcBorders>
            <w:vAlign w:val="center"/>
          </w:tcPr>
          <w:p w14:paraId="2C58DB78" w14:textId="77777777" w:rsidR="00A15CCB" w:rsidRDefault="00D976B0">
            <w:pPr>
              <w:jc w:val="center"/>
            </w:pPr>
            <w:r>
              <w:rPr>
                <w:sz w:val="24"/>
              </w:rPr>
              <w:t>项目</w:t>
            </w:r>
            <w:r>
              <w:rPr>
                <w:rFonts w:hint="eastAsia"/>
                <w:sz w:val="24"/>
              </w:rPr>
              <w:t>联系</w:t>
            </w:r>
            <w:r>
              <w:rPr>
                <w:sz w:val="24"/>
              </w:rPr>
              <w:t>人</w:t>
            </w:r>
          </w:p>
        </w:tc>
        <w:tc>
          <w:tcPr>
            <w:tcW w:w="2162" w:type="dxa"/>
            <w:gridSpan w:val="2"/>
            <w:tcBorders>
              <w:top w:val="single" w:sz="4" w:space="0" w:color="auto"/>
              <w:left w:val="single" w:sz="4" w:space="0" w:color="auto"/>
              <w:bottom w:val="single" w:sz="4" w:space="0" w:color="auto"/>
              <w:right w:val="single" w:sz="4" w:space="0" w:color="auto"/>
            </w:tcBorders>
            <w:vAlign w:val="center"/>
          </w:tcPr>
          <w:p w14:paraId="67E86807" w14:textId="77777777" w:rsidR="00A15CCB" w:rsidRDefault="00A15CCB">
            <w:pPr>
              <w:ind w:right="480" w:firstLineChars="150" w:firstLine="315"/>
            </w:pPr>
          </w:p>
        </w:tc>
        <w:tc>
          <w:tcPr>
            <w:tcW w:w="1045" w:type="dxa"/>
            <w:gridSpan w:val="2"/>
            <w:tcBorders>
              <w:top w:val="single" w:sz="4" w:space="0" w:color="auto"/>
              <w:left w:val="single" w:sz="4" w:space="0" w:color="auto"/>
              <w:bottom w:val="single" w:sz="4" w:space="0" w:color="auto"/>
              <w:right w:val="single" w:sz="4" w:space="0" w:color="auto"/>
            </w:tcBorders>
            <w:vAlign w:val="center"/>
          </w:tcPr>
          <w:p w14:paraId="59EBC1CA" w14:textId="77777777" w:rsidR="00A15CCB" w:rsidRDefault="00D976B0">
            <w:pPr>
              <w:jc w:val="center"/>
            </w:pPr>
            <w:r>
              <w:rPr>
                <w:sz w:val="24"/>
              </w:rPr>
              <w:t>职称</w:t>
            </w:r>
          </w:p>
        </w:tc>
        <w:tc>
          <w:tcPr>
            <w:tcW w:w="3336" w:type="dxa"/>
            <w:gridSpan w:val="2"/>
            <w:tcBorders>
              <w:top w:val="single" w:sz="4" w:space="0" w:color="auto"/>
              <w:left w:val="single" w:sz="4" w:space="0" w:color="auto"/>
              <w:bottom w:val="single" w:sz="4" w:space="0" w:color="auto"/>
              <w:right w:val="single" w:sz="4" w:space="0" w:color="auto"/>
            </w:tcBorders>
            <w:vAlign w:val="center"/>
          </w:tcPr>
          <w:p w14:paraId="447635C7" w14:textId="77777777" w:rsidR="00A15CCB" w:rsidRDefault="00A15CCB">
            <w:pPr>
              <w:jc w:val="left"/>
            </w:pPr>
          </w:p>
        </w:tc>
      </w:tr>
      <w:tr w:rsidR="00A15CCB" w14:paraId="48F1AC87" w14:textId="77777777">
        <w:trPr>
          <w:trHeight w:val="480"/>
        </w:trPr>
        <w:tc>
          <w:tcPr>
            <w:tcW w:w="1560" w:type="dxa"/>
            <w:tcBorders>
              <w:top w:val="single" w:sz="4" w:space="0" w:color="auto"/>
              <w:left w:val="single" w:sz="4" w:space="0" w:color="auto"/>
              <w:bottom w:val="single" w:sz="4" w:space="0" w:color="auto"/>
              <w:right w:val="single" w:sz="4" w:space="0" w:color="auto"/>
            </w:tcBorders>
            <w:vAlign w:val="center"/>
          </w:tcPr>
          <w:p w14:paraId="60FF5807" w14:textId="77777777" w:rsidR="00A15CCB" w:rsidRDefault="00D976B0">
            <w:pPr>
              <w:jc w:val="center"/>
            </w:pPr>
            <w:r>
              <w:rPr>
                <w:sz w:val="24"/>
              </w:rPr>
              <w:t>联系电话</w:t>
            </w:r>
          </w:p>
        </w:tc>
        <w:tc>
          <w:tcPr>
            <w:tcW w:w="2162" w:type="dxa"/>
            <w:gridSpan w:val="2"/>
            <w:tcBorders>
              <w:top w:val="single" w:sz="4" w:space="0" w:color="auto"/>
              <w:left w:val="single" w:sz="4" w:space="0" w:color="auto"/>
              <w:bottom w:val="single" w:sz="4" w:space="0" w:color="auto"/>
              <w:right w:val="single" w:sz="4" w:space="0" w:color="auto"/>
            </w:tcBorders>
            <w:vAlign w:val="center"/>
          </w:tcPr>
          <w:p w14:paraId="3EE0FF47" w14:textId="77777777" w:rsidR="00A15CCB" w:rsidRDefault="00A15CCB">
            <w:pPr>
              <w:ind w:right="480" w:firstLineChars="150" w:firstLine="315"/>
            </w:pPr>
          </w:p>
        </w:tc>
        <w:tc>
          <w:tcPr>
            <w:tcW w:w="1045" w:type="dxa"/>
            <w:gridSpan w:val="2"/>
            <w:tcBorders>
              <w:top w:val="single" w:sz="4" w:space="0" w:color="auto"/>
              <w:left w:val="single" w:sz="4" w:space="0" w:color="auto"/>
              <w:bottom w:val="single" w:sz="4" w:space="0" w:color="auto"/>
              <w:right w:val="single" w:sz="4" w:space="0" w:color="auto"/>
            </w:tcBorders>
            <w:vAlign w:val="center"/>
          </w:tcPr>
          <w:p w14:paraId="58AE0E80" w14:textId="77777777" w:rsidR="00A15CCB" w:rsidRDefault="00D976B0">
            <w:pPr>
              <w:jc w:val="center"/>
            </w:pPr>
            <w:r>
              <w:rPr>
                <w:sz w:val="24"/>
              </w:rPr>
              <w:t>电子邮件</w:t>
            </w:r>
          </w:p>
        </w:tc>
        <w:tc>
          <w:tcPr>
            <w:tcW w:w="3336" w:type="dxa"/>
            <w:gridSpan w:val="2"/>
            <w:tcBorders>
              <w:top w:val="single" w:sz="4" w:space="0" w:color="auto"/>
              <w:left w:val="single" w:sz="4" w:space="0" w:color="auto"/>
              <w:bottom w:val="single" w:sz="4" w:space="0" w:color="auto"/>
              <w:right w:val="single" w:sz="4" w:space="0" w:color="auto"/>
            </w:tcBorders>
            <w:vAlign w:val="center"/>
          </w:tcPr>
          <w:p w14:paraId="286F17D2" w14:textId="77777777" w:rsidR="00A15CCB" w:rsidRDefault="00A15CCB">
            <w:pPr>
              <w:jc w:val="left"/>
            </w:pPr>
          </w:p>
        </w:tc>
      </w:tr>
      <w:tr w:rsidR="00A15CCB" w14:paraId="18BFCB33" w14:textId="77777777">
        <w:trPr>
          <w:trHeight w:val="480"/>
        </w:trPr>
        <w:tc>
          <w:tcPr>
            <w:tcW w:w="1560" w:type="dxa"/>
            <w:tcBorders>
              <w:top w:val="single" w:sz="4" w:space="0" w:color="auto"/>
              <w:left w:val="single" w:sz="4" w:space="0" w:color="auto"/>
              <w:bottom w:val="single" w:sz="4" w:space="0" w:color="auto"/>
              <w:right w:val="single" w:sz="4" w:space="0" w:color="auto"/>
            </w:tcBorders>
            <w:vAlign w:val="center"/>
          </w:tcPr>
          <w:p w14:paraId="7A749DB1" w14:textId="77777777" w:rsidR="00A15CCB" w:rsidRDefault="00D976B0">
            <w:pPr>
              <w:jc w:val="center"/>
            </w:pPr>
            <w:r>
              <w:rPr>
                <w:rFonts w:hint="eastAsia"/>
                <w:sz w:val="24"/>
              </w:rPr>
              <w:t>财务联系</w:t>
            </w:r>
            <w:r>
              <w:rPr>
                <w:sz w:val="24"/>
              </w:rPr>
              <w:t>人</w:t>
            </w:r>
          </w:p>
        </w:tc>
        <w:tc>
          <w:tcPr>
            <w:tcW w:w="2162" w:type="dxa"/>
            <w:gridSpan w:val="2"/>
            <w:tcBorders>
              <w:top w:val="single" w:sz="4" w:space="0" w:color="auto"/>
              <w:left w:val="single" w:sz="4" w:space="0" w:color="auto"/>
              <w:bottom w:val="single" w:sz="4" w:space="0" w:color="auto"/>
              <w:right w:val="single" w:sz="4" w:space="0" w:color="auto"/>
            </w:tcBorders>
            <w:vAlign w:val="center"/>
          </w:tcPr>
          <w:p w14:paraId="66D289A8" w14:textId="77777777" w:rsidR="00A15CCB" w:rsidRDefault="00A15CCB">
            <w:pPr>
              <w:ind w:right="480" w:firstLineChars="150" w:firstLine="315"/>
            </w:pPr>
          </w:p>
        </w:tc>
        <w:tc>
          <w:tcPr>
            <w:tcW w:w="1045" w:type="dxa"/>
            <w:gridSpan w:val="2"/>
            <w:tcBorders>
              <w:top w:val="single" w:sz="4" w:space="0" w:color="auto"/>
              <w:left w:val="single" w:sz="4" w:space="0" w:color="auto"/>
              <w:bottom w:val="single" w:sz="4" w:space="0" w:color="auto"/>
              <w:right w:val="single" w:sz="4" w:space="0" w:color="auto"/>
            </w:tcBorders>
            <w:vAlign w:val="center"/>
          </w:tcPr>
          <w:p w14:paraId="35F7E3B3" w14:textId="77777777" w:rsidR="00A15CCB" w:rsidRDefault="00D976B0">
            <w:pPr>
              <w:jc w:val="center"/>
            </w:pPr>
            <w:r>
              <w:rPr>
                <w:sz w:val="24"/>
              </w:rPr>
              <w:t>职称</w:t>
            </w:r>
          </w:p>
        </w:tc>
        <w:tc>
          <w:tcPr>
            <w:tcW w:w="3336" w:type="dxa"/>
            <w:gridSpan w:val="2"/>
            <w:tcBorders>
              <w:top w:val="single" w:sz="4" w:space="0" w:color="auto"/>
              <w:left w:val="single" w:sz="4" w:space="0" w:color="auto"/>
              <w:bottom w:val="single" w:sz="4" w:space="0" w:color="auto"/>
              <w:right w:val="single" w:sz="4" w:space="0" w:color="auto"/>
            </w:tcBorders>
            <w:vAlign w:val="center"/>
          </w:tcPr>
          <w:p w14:paraId="01E71290" w14:textId="77777777" w:rsidR="00A15CCB" w:rsidRDefault="00A15CCB">
            <w:pPr>
              <w:jc w:val="left"/>
            </w:pPr>
          </w:p>
        </w:tc>
      </w:tr>
      <w:tr w:rsidR="00A15CCB" w14:paraId="17AD9371" w14:textId="77777777">
        <w:trPr>
          <w:trHeight w:val="480"/>
        </w:trPr>
        <w:tc>
          <w:tcPr>
            <w:tcW w:w="1560" w:type="dxa"/>
            <w:tcBorders>
              <w:top w:val="single" w:sz="4" w:space="0" w:color="auto"/>
              <w:left w:val="single" w:sz="4" w:space="0" w:color="auto"/>
              <w:bottom w:val="single" w:sz="4" w:space="0" w:color="auto"/>
              <w:right w:val="single" w:sz="4" w:space="0" w:color="auto"/>
            </w:tcBorders>
            <w:vAlign w:val="center"/>
          </w:tcPr>
          <w:p w14:paraId="10E30F71" w14:textId="77777777" w:rsidR="00A15CCB" w:rsidRDefault="00D976B0">
            <w:pPr>
              <w:jc w:val="center"/>
            </w:pPr>
            <w:r>
              <w:rPr>
                <w:sz w:val="24"/>
              </w:rPr>
              <w:t>联系电话</w:t>
            </w:r>
          </w:p>
        </w:tc>
        <w:tc>
          <w:tcPr>
            <w:tcW w:w="2162" w:type="dxa"/>
            <w:gridSpan w:val="2"/>
            <w:tcBorders>
              <w:top w:val="single" w:sz="4" w:space="0" w:color="auto"/>
              <w:left w:val="single" w:sz="4" w:space="0" w:color="auto"/>
              <w:bottom w:val="single" w:sz="4" w:space="0" w:color="auto"/>
              <w:right w:val="single" w:sz="4" w:space="0" w:color="auto"/>
            </w:tcBorders>
            <w:vAlign w:val="center"/>
          </w:tcPr>
          <w:p w14:paraId="71D41719" w14:textId="77777777" w:rsidR="00A15CCB" w:rsidRDefault="00A15CCB">
            <w:pPr>
              <w:ind w:right="480" w:firstLineChars="150" w:firstLine="315"/>
            </w:pPr>
          </w:p>
        </w:tc>
        <w:tc>
          <w:tcPr>
            <w:tcW w:w="1045" w:type="dxa"/>
            <w:gridSpan w:val="2"/>
            <w:tcBorders>
              <w:top w:val="single" w:sz="4" w:space="0" w:color="auto"/>
              <w:left w:val="single" w:sz="4" w:space="0" w:color="auto"/>
              <w:bottom w:val="single" w:sz="4" w:space="0" w:color="auto"/>
              <w:right w:val="single" w:sz="4" w:space="0" w:color="auto"/>
            </w:tcBorders>
            <w:vAlign w:val="center"/>
          </w:tcPr>
          <w:p w14:paraId="70870AFF" w14:textId="77777777" w:rsidR="00A15CCB" w:rsidRDefault="00D976B0">
            <w:pPr>
              <w:jc w:val="center"/>
            </w:pPr>
            <w:r>
              <w:rPr>
                <w:sz w:val="24"/>
              </w:rPr>
              <w:t>电子邮件</w:t>
            </w:r>
          </w:p>
        </w:tc>
        <w:tc>
          <w:tcPr>
            <w:tcW w:w="3336" w:type="dxa"/>
            <w:gridSpan w:val="2"/>
            <w:tcBorders>
              <w:top w:val="single" w:sz="4" w:space="0" w:color="auto"/>
              <w:left w:val="single" w:sz="4" w:space="0" w:color="auto"/>
              <w:bottom w:val="single" w:sz="4" w:space="0" w:color="auto"/>
              <w:right w:val="single" w:sz="4" w:space="0" w:color="auto"/>
            </w:tcBorders>
            <w:vAlign w:val="center"/>
          </w:tcPr>
          <w:p w14:paraId="07BDCEA7" w14:textId="77777777" w:rsidR="00A15CCB" w:rsidRDefault="00A15CCB">
            <w:pPr>
              <w:jc w:val="left"/>
            </w:pPr>
          </w:p>
        </w:tc>
      </w:tr>
      <w:tr w:rsidR="00A15CCB" w14:paraId="7CE57D08" w14:textId="77777777">
        <w:trPr>
          <w:trHeight w:val="480"/>
        </w:trPr>
        <w:tc>
          <w:tcPr>
            <w:tcW w:w="1560" w:type="dxa"/>
            <w:tcBorders>
              <w:top w:val="single" w:sz="4" w:space="0" w:color="auto"/>
              <w:left w:val="single" w:sz="4" w:space="0" w:color="auto"/>
              <w:bottom w:val="single" w:sz="4" w:space="0" w:color="auto"/>
              <w:right w:val="single" w:sz="4" w:space="0" w:color="auto"/>
            </w:tcBorders>
            <w:vAlign w:val="center"/>
          </w:tcPr>
          <w:p w14:paraId="78FE276B" w14:textId="77777777" w:rsidR="00A15CCB" w:rsidRDefault="00D976B0">
            <w:pPr>
              <w:jc w:val="center"/>
            </w:pPr>
            <w:r>
              <w:rPr>
                <w:sz w:val="24"/>
              </w:rPr>
              <w:t>实施周期</w:t>
            </w:r>
          </w:p>
        </w:tc>
        <w:tc>
          <w:tcPr>
            <w:tcW w:w="2162" w:type="dxa"/>
            <w:gridSpan w:val="2"/>
            <w:tcBorders>
              <w:top w:val="single" w:sz="4" w:space="0" w:color="auto"/>
              <w:left w:val="single" w:sz="4" w:space="0" w:color="auto"/>
              <w:bottom w:val="single" w:sz="4" w:space="0" w:color="auto"/>
              <w:right w:val="single" w:sz="4" w:space="0" w:color="auto"/>
            </w:tcBorders>
            <w:vAlign w:val="center"/>
          </w:tcPr>
          <w:p w14:paraId="493B3E1D" w14:textId="77777777" w:rsidR="00A15CCB" w:rsidRDefault="00D976B0">
            <w:pPr>
              <w:ind w:right="480" w:firstLineChars="150" w:firstLine="360"/>
              <w:jc w:val="right"/>
            </w:pPr>
            <w:r>
              <w:rPr>
                <w:rFonts w:hint="eastAsia"/>
                <w:sz w:val="24"/>
              </w:rPr>
              <w:t xml:space="preserve">24 </w:t>
            </w:r>
            <w:r>
              <w:rPr>
                <w:sz w:val="24"/>
              </w:rPr>
              <w:t>个月</w:t>
            </w:r>
          </w:p>
        </w:tc>
        <w:tc>
          <w:tcPr>
            <w:tcW w:w="1045" w:type="dxa"/>
            <w:gridSpan w:val="2"/>
            <w:tcBorders>
              <w:top w:val="single" w:sz="4" w:space="0" w:color="auto"/>
              <w:left w:val="single" w:sz="4" w:space="0" w:color="auto"/>
              <w:bottom w:val="single" w:sz="4" w:space="0" w:color="auto"/>
              <w:right w:val="single" w:sz="4" w:space="0" w:color="auto"/>
            </w:tcBorders>
            <w:vAlign w:val="center"/>
          </w:tcPr>
          <w:p w14:paraId="00CABD53" w14:textId="77777777" w:rsidR="00A15CCB" w:rsidRDefault="00D976B0">
            <w:pPr>
              <w:jc w:val="center"/>
            </w:pPr>
            <w:r>
              <w:rPr>
                <w:sz w:val="24"/>
              </w:rPr>
              <w:t>申请经费</w:t>
            </w:r>
          </w:p>
        </w:tc>
        <w:tc>
          <w:tcPr>
            <w:tcW w:w="3336" w:type="dxa"/>
            <w:gridSpan w:val="2"/>
            <w:tcBorders>
              <w:top w:val="single" w:sz="4" w:space="0" w:color="auto"/>
              <w:left w:val="single" w:sz="4" w:space="0" w:color="auto"/>
              <w:bottom w:val="single" w:sz="4" w:space="0" w:color="auto"/>
              <w:right w:val="single" w:sz="4" w:space="0" w:color="auto"/>
            </w:tcBorders>
            <w:vAlign w:val="center"/>
          </w:tcPr>
          <w:p w14:paraId="7CCDC402" w14:textId="77777777" w:rsidR="00A15CCB" w:rsidRDefault="00D976B0">
            <w:pPr>
              <w:jc w:val="center"/>
            </w:pPr>
            <w:r>
              <w:rPr>
                <w:rFonts w:hint="eastAsia"/>
                <w:sz w:val="24"/>
              </w:rPr>
              <w:t xml:space="preserve">300        </w:t>
            </w:r>
            <w:r>
              <w:rPr>
                <w:sz w:val="24"/>
              </w:rPr>
              <w:t xml:space="preserve"> </w:t>
            </w:r>
            <w:r>
              <w:rPr>
                <w:sz w:val="24"/>
              </w:rPr>
              <w:t>万元</w:t>
            </w:r>
          </w:p>
        </w:tc>
      </w:tr>
      <w:tr w:rsidR="00A15CCB" w14:paraId="56F85152" w14:textId="77777777">
        <w:trPr>
          <w:trHeight w:val="480"/>
        </w:trPr>
        <w:tc>
          <w:tcPr>
            <w:tcW w:w="1560" w:type="dxa"/>
            <w:vMerge w:val="restart"/>
            <w:tcBorders>
              <w:top w:val="single" w:sz="4" w:space="0" w:color="auto"/>
              <w:left w:val="single" w:sz="4" w:space="0" w:color="auto"/>
              <w:right w:val="single" w:sz="4" w:space="0" w:color="auto"/>
            </w:tcBorders>
            <w:vAlign w:val="center"/>
          </w:tcPr>
          <w:p w14:paraId="0AFA8E7A" w14:textId="77777777" w:rsidR="00A15CCB" w:rsidRDefault="00D976B0">
            <w:pPr>
              <w:jc w:val="center"/>
            </w:pPr>
            <w:r>
              <w:rPr>
                <w:sz w:val="24"/>
              </w:rPr>
              <w:t>队伍规模</w:t>
            </w:r>
          </w:p>
        </w:tc>
        <w:tc>
          <w:tcPr>
            <w:tcW w:w="1536" w:type="dxa"/>
            <w:tcBorders>
              <w:top w:val="single" w:sz="4" w:space="0" w:color="auto"/>
              <w:left w:val="single" w:sz="4" w:space="0" w:color="auto"/>
              <w:bottom w:val="single" w:sz="4" w:space="0" w:color="auto"/>
              <w:right w:val="single" w:sz="4" w:space="0" w:color="auto"/>
            </w:tcBorders>
            <w:vAlign w:val="center"/>
          </w:tcPr>
          <w:p w14:paraId="49388775" w14:textId="77777777" w:rsidR="00A15CCB" w:rsidRDefault="00D976B0">
            <w:pPr>
              <w:jc w:val="center"/>
            </w:pPr>
            <w:r>
              <w:rPr>
                <w:sz w:val="24"/>
              </w:rPr>
              <w:t>队伍总规模</w:t>
            </w:r>
          </w:p>
        </w:tc>
        <w:tc>
          <w:tcPr>
            <w:tcW w:w="1247" w:type="dxa"/>
            <w:gridSpan w:val="2"/>
            <w:tcBorders>
              <w:top w:val="single" w:sz="4" w:space="0" w:color="auto"/>
              <w:left w:val="single" w:sz="4" w:space="0" w:color="auto"/>
              <w:bottom w:val="single" w:sz="4" w:space="0" w:color="auto"/>
              <w:right w:val="single" w:sz="4" w:space="0" w:color="auto"/>
            </w:tcBorders>
            <w:vAlign w:val="center"/>
          </w:tcPr>
          <w:p w14:paraId="18B162A2" w14:textId="77777777" w:rsidR="00A15CCB" w:rsidRDefault="00D976B0">
            <w:pPr>
              <w:jc w:val="center"/>
            </w:pPr>
            <w:r>
              <w:rPr>
                <w:rFonts w:hint="eastAsia"/>
                <w:sz w:val="24"/>
              </w:rPr>
              <w:t>在职人员</w:t>
            </w:r>
          </w:p>
        </w:tc>
        <w:tc>
          <w:tcPr>
            <w:tcW w:w="1780" w:type="dxa"/>
            <w:gridSpan w:val="2"/>
            <w:tcBorders>
              <w:top w:val="single" w:sz="4" w:space="0" w:color="auto"/>
              <w:left w:val="single" w:sz="4" w:space="0" w:color="auto"/>
              <w:bottom w:val="single" w:sz="4" w:space="0" w:color="auto"/>
              <w:right w:val="single" w:sz="4" w:space="0" w:color="auto"/>
            </w:tcBorders>
            <w:vAlign w:val="center"/>
          </w:tcPr>
          <w:p w14:paraId="68218D22" w14:textId="77777777" w:rsidR="00A15CCB" w:rsidRDefault="00D976B0">
            <w:pPr>
              <w:jc w:val="center"/>
            </w:pPr>
            <w:r>
              <w:rPr>
                <w:rFonts w:hint="eastAsia"/>
                <w:sz w:val="24"/>
              </w:rPr>
              <w:t>项目聘用人员</w:t>
            </w:r>
          </w:p>
        </w:tc>
        <w:tc>
          <w:tcPr>
            <w:tcW w:w="1980" w:type="dxa"/>
            <w:tcBorders>
              <w:top w:val="single" w:sz="4" w:space="0" w:color="auto"/>
              <w:left w:val="single" w:sz="4" w:space="0" w:color="auto"/>
              <w:bottom w:val="single" w:sz="4" w:space="0" w:color="auto"/>
              <w:right w:val="single" w:sz="4" w:space="0" w:color="auto"/>
            </w:tcBorders>
            <w:vAlign w:val="center"/>
          </w:tcPr>
          <w:p w14:paraId="6A30389A" w14:textId="77777777" w:rsidR="00A15CCB" w:rsidRDefault="00D976B0">
            <w:pPr>
              <w:jc w:val="center"/>
            </w:pPr>
            <w:r>
              <w:rPr>
                <w:rFonts w:hint="eastAsia"/>
                <w:sz w:val="24"/>
              </w:rPr>
              <w:t>在学研究生</w:t>
            </w:r>
          </w:p>
        </w:tc>
      </w:tr>
      <w:tr w:rsidR="00A15CCB" w14:paraId="5AB0A09B" w14:textId="77777777">
        <w:trPr>
          <w:trHeight w:val="480"/>
        </w:trPr>
        <w:tc>
          <w:tcPr>
            <w:tcW w:w="1560" w:type="dxa"/>
            <w:vMerge/>
            <w:tcBorders>
              <w:left w:val="single" w:sz="4" w:space="0" w:color="auto"/>
              <w:bottom w:val="single" w:sz="4" w:space="0" w:color="auto"/>
              <w:right w:val="single" w:sz="4" w:space="0" w:color="auto"/>
            </w:tcBorders>
            <w:vAlign w:val="center"/>
          </w:tcPr>
          <w:p w14:paraId="0F54ADC7" w14:textId="77777777" w:rsidR="00A15CCB" w:rsidRDefault="00A15CCB">
            <w:pPr>
              <w:jc w:val="center"/>
            </w:pPr>
          </w:p>
        </w:tc>
        <w:tc>
          <w:tcPr>
            <w:tcW w:w="1536" w:type="dxa"/>
            <w:tcBorders>
              <w:top w:val="single" w:sz="4" w:space="0" w:color="auto"/>
              <w:left w:val="single" w:sz="4" w:space="0" w:color="auto"/>
              <w:bottom w:val="single" w:sz="4" w:space="0" w:color="auto"/>
              <w:right w:val="single" w:sz="4" w:space="0" w:color="auto"/>
            </w:tcBorders>
            <w:vAlign w:val="center"/>
          </w:tcPr>
          <w:p w14:paraId="3E9B6FDA" w14:textId="77777777" w:rsidR="00A15CCB" w:rsidRDefault="00A15CCB">
            <w:pPr>
              <w:jc w:val="left"/>
            </w:pPr>
          </w:p>
        </w:tc>
        <w:tc>
          <w:tcPr>
            <w:tcW w:w="1247" w:type="dxa"/>
            <w:gridSpan w:val="2"/>
            <w:tcBorders>
              <w:top w:val="single" w:sz="4" w:space="0" w:color="auto"/>
              <w:left w:val="single" w:sz="4" w:space="0" w:color="auto"/>
              <w:bottom w:val="single" w:sz="4" w:space="0" w:color="auto"/>
              <w:right w:val="single" w:sz="4" w:space="0" w:color="auto"/>
            </w:tcBorders>
            <w:vAlign w:val="center"/>
          </w:tcPr>
          <w:p w14:paraId="6C1EDFC0" w14:textId="77777777" w:rsidR="00A15CCB" w:rsidRDefault="00A15CCB">
            <w:pPr>
              <w:jc w:val="left"/>
            </w:pPr>
          </w:p>
        </w:tc>
        <w:tc>
          <w:tcPr>
            <w:tcW w:w="1780" w:type="dxa"/>
            <w:gridSpan w:val="2"/>
            <w:tcBorders>
              <w:top w:val="single" w:sz="4" w:space="0" w:color="auto"/>
              <w:left w:val="single" w:sz="4" w:space="0" w:color="auto"/>
              <w:bottom w:val="single" w:sz="4" w:space="0" w:color="auto"/>
              <w:right w:val="single" w:sz="4" w:space="0" w:color="auto"/>
            </w:tcBorders>
            <w:vAlign w:val="center"/>
          </w:tcPr>
          <w:p w14:paraId="777AB59E" w14:textId="77777777" w:rsidR="00A15CCB" w:rsidRDefault="00A15CCB">
            <w:pPr>
              <w:jc w:val="left"/>
            </w:pPr>
          </w:p>
        </w:tc>
        <w:tc>
          <w:tcPr>
            <w:tcW w:w="1980" w:type="dxa"/>
            <w:tcBorders>
              <w:top w:val="single" w:sz="4" w:space="0" w:color="auto"/>
              <w:left w:val="single" w:sz="4" w:space="0" w:color="auto"/>
              <w:bottom w:val="single" w:sz="4" w:space="0" w:color="auto"/>
              <w:right w:val="single" w:sz="4" w:space="0" w:color="auto"/>
            </w:tcBorders>
            <w:vAlign w:val="center"/>
          </w:tcPr>
          <w:p w14:paraId="39966BC1" w14:textId="77777777" w:rsidR="00A15CCB" w:rsidRDefault="00A15CCB">
            <w:pPr>
              <w:jc w:val="left"/>
            </w:pPr>
          </w:p>
        </w:tc>
      </w:tr>
      <w:tr w:rsidR="00A15CCB" w14:paraId="36B4B253" w14:textId="77777777">
        <w:trPr>
          <w:trHeight w:val="6180"/>
        </w:trPr>
        <w:tc>
          <w:tcPr>
            <w:tcW w:w="1560" w:type="dxa"/>
            <w:tcBorders>
              <w:top w:val="single" w:sz="4" w:space="0" w:color="auto"/>
              <w:left w:val="single" w:sz="4" w:space="0" w:color="auto"/>
              <w:bottom w:val="single" w:sz="4" w:space="0" w:color="auto"/>
              <w:right w:val="single" w:sz="4" w:space="0" w:color="auto"/>
            </w:tcBorders>
            <w:vAlign w:val="center"/>
          </w:tcPr>
          <w:p w14:paraId="450E3DD0" w14:textId="77777777" w:rsidR="00A15CCB" w:rsidRDefault="00D976B0">
            <w:pPr>
              <w:ind w:right="113"/>
              <w:jc w:val="center"/>
              <w:rPr>
                <w:highlight w:val="yellow"/>
              </w:rPr>
            </w:pPr>
            <w:r>
              <w:rPr>
                <w:sz w:val="24"/>
              </w:rPr>
              <w:t>项目概述</w:t>
            </w:r>
          </w:p>
        </w:tc>
        <w:tc>
          <w:tcPr>
            <w:tcW w:w="6543" w:type="dxa"/>
            <w:gridSpan w:val="6"/>
            <w:tcBorders>
              <w:top w:val="single" w:sz="4" w:space="0" w:color="auto"/>
              <w:left w:val="single" w:sz="4" w:space="0" w:color="auto"/>
              <w:bottom w:val="single" w:sz="4" w:space="0" w:color="auto"/>
              <w:right w:val="single" w:sz="4" w:space="0" w:color="auto"/>
            </w:tcBorders>
          </w:tcPr>
          <w:p w14:paraId="4E6636CB" w14:textId="77777777" w:rsidR="00141A02" w:rsidDel="00B73128" w:rsidRDefault="00D976B0" w:rsidP="00141A02">
            <w:pPr>
              <w:spacing w:line="360" w:lineRule="auto"/>
              <w:ind w:firstLineChars="200" w:firstLine="480"/>
              <w:rPr>
                <w:del w:id="0" w:author="Fengquan Wu" w:date="2017-06-22T23:18:00Z"/>
                <w:sz w:val="24"/>
              </w:rPr>
            </w:pPr>
            <w:r>
              <w:rPr>
                <w:rFonts w:hint="eastAsia"/>
                <w:sz w:val="24"/>
              </w:rPr>
              <w:t>快速射电暴</w:t>
            </w:r>
            <w:r>
              <w:rPr>
                <w:rFonts w:hint="eastAsia"/>
                <w:sz w:val="24"/>
              </w:rPr>
              <w:t>(FRB)</w:t>
            </w:r>
            <w:r>
              <w:rPr>
                <w:rFonts w:hint="eastAsia"/>
                <w:sz w:val="24"/>
              </w:rPr>
              <w:t>是近年来新发现的</w:t>
            </w:r>
            <w:r w:rsidR="00D24423">
              <w:rPr>
                <w:rFonts w:eastAsiaTheme="minorEastAsia" w:hint="eastAsia"/>
                <w:sz w:val="24"/>
              </w:rPr>
              <w:t>最</w:t>
            </w:r>
            <w:r>
              <w:rPr>
                <w:rFonts w:hint="eastAsia"/>
                <w:sz w:val="24"/>
              </w:rPr>
              <w:t>重要天文现象</w:t>
            </w:r>
            <w:r w:rsidR="00D24423">
              <w:rPr>
                <w:rFonts w:eastAsiaTheme="minorEastAsia" w:hint="eastAsia"/>
                <w:sz w:val="24"/>
              </w:rPr>
              <w:t>之一</w:t>
            </w:r>
            <w:r>
              <w:rPr>
                <w:rFonts w:hint="eastAsia"/>
                <w:sz w:val="24"/>
              </w:rPr>
              <w:t>，其起源仍是有待解决之谜</w:t>
            </w:r>
            <w:r w:rsidR="00983B88">
              <w:rPr>
                <w:rFonts w:eastAsiaTheme="minorEastAsia" w:hint="eastAsia"/>
                <w:sz w:val="24"/>
              </w:rPr>
              <w:t>。</w:t>
            </w:r>
            <w:r w:rsidR="00282E16">
              <w:rPr>
                <w:rFonts w:eastAsiaTheme="minorEastAsia" w:hint="eastAsia"/>
                <w:sz w:val="24"/>
              </w:rPr>
              <w:t>另外，</w:t>
            </w:r>
            <w:r w:rsidR="00282E16">
              <w:rPr>
                <w:rFonts w:hint="eastAsia"/>
                <w:sz w:val="24"/>
              </w:rPr>
              <w:t>不久前刚刚探测到的</w:t>
            </w:r>
            <w:r w:rsidR="00D24423">
              <w:rPr>
                <w:sz w:val="24"/>
              </w:rPr>
              <w:t>引力波，</w:t>
            </w:r>
            <w:r w:rsidR="00282E16">
              <w:rPr>
                <w:rFonts w:hint="eastAsia"/>
                <w:sz w:val="24"/>
              </w:rPr>
              <w:t>也可能</w:t>
            </w:r>
            <w:r w:rsidR="00D24423">
              <w:rPr>
                <w:sz w:val="24"/>
              </w:rPr>
              <w:t>与快速射电爆有紧密的联系</w:t>
            </w:r>
            <w:r w:rsidR="00282E16">
              <w:rPr>
                <w:rFonts w:hint="eastAsia"/>
                <w:sz w:val="24"/>
              </w:rPr>
              <w:t>，快速射电暴有可能是产生引力波的黑洞</w:t>
            </w:r>
            <w:r w:rsidR="00B73128">
              <w:rPr>
                <w:rFonts w:hint="eastAsia"/>
                <w:sz w:val="24"/>
              </w:rPr>
              <w:t>并</w:t>
            </w:r>
            <w:r w:rsidR="00282E16">
              <w:rPr>
                <w:rFonts w:hint="eastAsia"/>
                <w:sz w:val="24"/>
              </w:rPr>
              <w:t>合时产生的</w:t>
            </w:r>
            <w:r w:rsidR="00D24423">
              <w:rPr>
                <w:rFonts w:eastAsiaTheme="minorEastAsia" w:hint="eastAsia"/>
                <w:sz w:val="24"/>
              </w:rPr>
              <w:t>。</w:t>
            </w:r>
            <w:r>
              <w:rPr>
                <w:rFonts w:hint="eastAsia"/>
                <w:sz w:val="24"/>
              </w:rPr>
              <w:t>FRB</w:t>
            </w:r>
            <w:r w:rsidR="00B412DB">
              <w:rPr>
                <w:sz w:val="24"/>
              </w:rPr>
              <w:t>亮度很高，</w:t>
            </w:r>
            <w:r>
              <w:rPr>
                <w:rFonts w:hint="eastAsia"/>
                <w:sz w:val="24"/>
              </w:rPr>
              <w:t>出现没有规律，绝大多数</w:t>
            </w:r>
            <w:r>
              <w:rPr>
                <w:rFonts w:hint="eastAsia"/>
                <w:sz w:val="24"/>
              </w:rPr>
              <w:t>FRB</w:t>
            </w:r>
            <w:r>
              <w:rPr>
                <w:rFonts w:hint="eastAsia"/>
                <w:sz w:val="24"/>
              </w:rPr>
              <w:t>也尚未发现重复发生，</w:t>
            </w:r>
            <w:r w:rsidR="00B412DB">
              <w:rPr>
                <w:sz w:val="24"/>
              </w:rPr>
              <w:t>目前</w:t>
            </w:r>
            <w:r w:rsidR="00D95780">
              <w:rPr>
                <w:rFonts w:hint="eastAsia"/>
                <w:sz w:val="24"/>
              </w:rPr>
              <w:t>公开发表的只有</w:t>
            </w:r>
            <w:r w:rsidR="00B412DB">
              <w:rPr>
                <w:sz w:val="24"/>
              </w:rPr>
              <w:t>18</w:t>
            </w:r>
            <w:r w:rsidR="00B412DB">
              <w:rPr>
                <w:sz w:val="24"/>
              </w:rPr>
              <w:t>个事例</w:t>
            </w:r>
            <w:r w:rsidR="00B412DB">
              <w:rPr>
                <w:rFonts w:eastAsiaTheme="minorEastAsia" w:hint="eastAsia"/>
                <w:sz w:val="24"/>
              </w:rPr>
              <w:t>（</w:t>
            </w:r>
            <w:r w:rsidR="00282E16">
              <w:rPr>
                <w:rFonts w:eastAsiaTheme="minorEastAsia" w:hint="eastAsia"/>
                <w:sz w:val="24"/>
              </w:rPr>
              <w:t>我们参与了</w:t>
            </w:r>
            <w:r w:rsidR="00B412DB">
              <w:rPr>
                <w:rFonts w:eastAsiaTheme="minorEastAsia" w:hint="eastAsia"/>
                <w:sz w:val="24"/>
              </w:rPr>
              <w:t>其中一例</w:t>
            </w:r>
            <w:r w:rsidR="00282E16">
              <w:rPr>
                <w:rFonts w:eastAsiaTheme="minorEastAsia" w:hint="eastAsia"/>
                <w:sz w:val="24"/>
              </w:rPr>
              <w:t>的</w:t>
            </w:r>
            <w:r w:rsidR="00B412DB">
              <w:rPr>
                <w:rFonts w:eastAsiaTheme="minorEastAsia" w:hint="eastAsia"/>
                <w:sz w:val="24"/>
              </w:rPr>
              <w:t>发现）</w:t>
            </w:r>
            <w:r w:rsidR="00B412DB">
              <w:rPr>
                <w:sz w:val="24"/>
              </w:rPr>
              <w:t>，但是发生率应该很高，因为目前发现这些</w:t>
            </w:r>
            <w:r w:rsidR="00B412DB">
              <w:rPr>
                <w:sz w:val="24"/>
              </w:rPr>
              <w:t>FRB</w:t>
            </w:r>
            <w:r w:rsidR="00B412DB">
              <w:rPr>
                <w:sz w:val="24"/>
              </w:rPr>
              <w:t>的主要是做脉冲星搜寻的极小视场的大型天线</w:t>
            </w:r>
            <w:r>
              <w:rPr>
                <w:rFonts w:hint="eastAsia"/>
                <w:sz w:val="24"/>
              </w:rPr>
              <w:t>。宽视场的干涉仪阵列是非常适合搜寻</w:t>
            </w:r>
            <w:r>
              <w:rPr>
                <w:rFonts w:hint="eastAsia"/>
                <w:sz w:val="24"/>
              </w:rPr>
              <w:t>FRB</w:t>
            </w:r>
            <w:r>
              <w:rPr>
                <w:rFonts w:hint="eastAsia"/>
                <w:sz w:val="24"/>
              </w:rPr>
              <w:t>的望远镜系统。</w:t>
            </w:r>
            <w:r>
              <w:rPr>
                <w:rFonts w:hint="eastAsia"/>
                <w:sz w:val="24"/>
              </w:rPr>
              <w:t>FRB</w:t>
            </w:r>
            <w:r w:rsidR="00005849">
              <w:rPr>
                <w:rFonts w:hint="eastAsia"/>
                <w:sz w:val="24"/>
              </w:rPr>
              <w:t>探测的难度在其</w:t>
            </w:r>
            <w:r>
              <w:rPr>
                <w:rFonts w:hint="eastAsia"/>
                <w:sz w:val="24"/>
              </w:rPr>
              <w:t>时间尺度为毫秒级，</w:t>
            </w:r>
            <w:r w:rsidR="00005849">
              <w:rPr>
                <w:rFonts w:hint="eastAsia"/>
                <w:sz w:val="24"/>
              </w:rPr>
              <w:t>而且该</w:t>
            </w:r>
            <w:r>
              <w:rPr>
                <w:rFonts w:hint="eastAsia"/>
                <w:sz w:val="24"/>
              </w:rPr>
              <w:t>信号在空间等离子体传播中发生色散，所以必须有毫秒时间响应并能实时进行消色散和干扰识别等数据处理的</w:t>
            </w:r>
            <w:r w:rsidR="008B3FE1">
              <w:rPr>
                <w:rFonts w:hint="eastAsia"/>
                <w:sz w:val="24"/>
              </w:rPr>
              <w:t>后</w:t>
            </w:r>
            <w:r>
              <w:rPr>
                <w:rFonts w:hint="eastAsia"/>
                <w:sz w:val="24"/>
              </w:rPr>
              <w:t>端系统。本项目拟开发的干涉阵列快速射电暴搜索通用终端系统将面向未来干涉阵列搜寻</w:t>
            </w:r>
            <w:r>
              <w:rPr>
                <w:rFonts w:hint="eastAsia"/>
                <w:sz w:val="24"/>
              </w:rPr>
              <w:t>FRB</w:t>
            </w:r>
            <w:r>
              <w:rPr>
                <w:rFonts w:hint="eastAsia"/>
                <w:sz w:val="24"/>
              </w:rPr>
              <w:t>的需求，</w:t>
            </w:r>
            <w:r w:rsidR="008B3FE1">
              <w:rPr>
                <w:rFonts w:hint="eastAsia"/>
                <w:sz w:val="24"/>
              </w:rPr>
              <w:t>突破实时高速传输计算的瓶颈，</w:t>
            </w:r>
            <w:r>
              <w:rPr>
                <w:rFonts w:hint="eastAsia"/>
                <w:sz w:val="24"/>
              </w:rPr>
              <w:t>进行便于扩展的模块化设计，首套系统将应用在天籁干涉实验阵列上进行实验验证。天籁干涉</w:t>
            </w:r>
            <w:r>
              <w:rPr>
                <w:rFonts w:hint="eastAsia"/>
                <w:sz w:val="24"/>
              </w:rPr>
              <w:lastRenderedPageBreak/>
              <w:t>阵列位于国家天文台新疆红柳峡观测站，该阵</w:t>
            </w:r>
            <w:r w:rsidR="00141A02">
              <w:rPr>
                <w:rFonts w:eastAsiaTheme="minorEastAsia" w:hint="eastAsia"/>
                <w:sz w:val="24"/>
              </w:rPr>
              <w:t>周边</w:t>
            </w:r>
            <w:r>
              <w:rPr>
                <w:rFonts w:hint="eastAsia"/>
                <w:sz w:val="24"/>
              </w:rPr>
              <w:t>电磁环境优越，干扰少，主要用</w:t>
            </w:r>
            <w:r w:rsidR="00141A02">
              <w:rPr>
                <w:rFonts w:eastAsiaTheme="minorEastAsia" w:hint="eastAsia"/>
                <w:sz w:val="24"/>
              </w:rPr>
              <w:t>于</w:t>
            </w:r>
            <w:r>
              <w:rPr>
                <w:rFonts w:hint="eastAsia"/>
                <w:sz w:val="24"/>
              </w:rPr>
              <w:t>观测宇宙大尺度结构，目前已建成柱形和碟形天线</w:t>
            </w:r>
            <w:r w:rsidR="006F6C8A">
              <w:rPr>
                <w:rFonts w:eastAsiaTheme="minorEastAsia" w:hint="eastAsia"/>
                <w:sz w:val="24"/>
              </w:rPr>
              <w:t>两个</w:t>
            </w:r>
            <w:r>
              <w:rPr>
                <w:rFonts w:hint="eastAsia"/>
                <w:sz w:val="24"/>
              </w:rPr>
              <w:t>阵</w:t>
            </w:r>
            <w:r w:rsidR="006F6C8A">
              <w:rPr>
                <w:rFonts w:eastAsiaTheme="minorEastAsia" w:hint="eastAsia"/>
                <w:sz w:val="24"/>
              </w:rPr>
              <w:t>列</w:t>
            </w:r>
            <w:r>
              <w:rPr>
                <w:rFonts w:hint="eastAsia"/>
                <w:sz w:val="24"/>
              </w:rPr>
              <w:t>，其中柱形阵具有很大视场（约</w:t>
            </w:r>
            <w:r w:rsidR="008B3FE1">
              <w:rPr>
                <w:rFonts w:hint="eastAsia"/>
                <w:sz w:val="24"/>
              </w:rPr>
              <w:t>160</w:t>
            </w:r>
            <w:r>
              <w:rPr>
                <w:rFonts w:hint="eastAsia"/>
                <w:sz w:val="24"/>
              </w:rPr>
              <w:t>平方度），频率适中（</w:t>
            </w:r>
            <w:r>
              <w:rPr>
                <w:rFonts w:hint="eastAsia"/>
                <w:sz w:val="24"/>
              </w:rPr>
              <w:t>FRB</w:t>
            </w:r>
            <w:r>
              <w:rPr>
                <w:rFonts w:hint="eastAsia"/>
                <w:sz w:val="24"/>
              </w:rPr>
              <w:t>的亮度较高而色散延迟不太大），非常适合搜寻</w:t>
            </w:r>
            <w:r w:rsidR="00983B88">
              <w:rPr>
                <w:rFonts w:eastAsiaTheme="minorEastAsia" w:hint="eastAsia"/>
                <w:sz w:val="24"/>
              </w:rPr>
              <w:t>各种</w:t>
            </w:r>
            <w:r w:rsidR="002D298C">
              <w:rPr>
                <w:rFonts w:eastAsiaTheme="minorEastAsia" w:hint="eastAsia"/>
                <w:sz w:val="24"/>
              </w:rPr>
              <w:t>射电</w:t>
            </w:r>
            <w:r w:rsidR="006A751B">
              <w:rPr>
                <w:rFonts w:eastAsiaTheme="minorEastAsia" w:hint="eastAsia"/>
                <w:sz w:val="24"/>
              </w:rPr>
              <w:t>变源，如</w:t>
            </w:r>
            <w:r>
              <w:rPr>
                <w:rFonts w:hint="eastAsia"/>
                <w:sz w:val="24"/>
              </w:rPr>
              <w:t>快速射电暴</w:t>
            </w:r>
            <w:r w:rsidR="009A7AA1">
              <w:rPr>
                <w:rFonts w:eastAsiaTheme="minorEastAsia" w:hint="eastAsia"/>
                <w:sz w:val="24"/>
              </w:rPr>
              <w:t>、</w:t>
            </w:r>
            <w:r w:rsidR="006A751B">
              <w:rPr>
                <w:rFonts w:eastAsiaTheme="minorEastAsia" w:hint="eastAsia"/>
                <w:sz w:val="24"/>
              </w:rPr>
              <w:t>引力波电磁对应体等</w:t>
            </w:r>
            <w:r>
              <w:rPr>
                <w:sz w:val="24"/>
              </w:rPr>
              <w:t>。</w:t>
            </w:r>
            <w:r w:rsidR="00A510A6" w:rsidRPr="008B3FE1">
              <w:rPr>
                <w:rFonts w:eastAsiaTheme="minorEastAsia" w:hint="eastAsia"/>
                <w:sz w:val="24"/>
              </w:rPr>
              <w:t>根据天线参数和其他望远镜得到的</w:t>
            </w:r>
            <w:r w:rsidR="00A510A6" w:rsidRPr="008B3FE1">
              <w:rPr>
                <w:rFonts w:eastAsiaTheme="minorEastAsia" w:hint="eastAsia"/>
                <w:sz w:val="24"/>
              </w:rPr>
              <w:t>FRB</w:t>
            </w:r>
            <w:r w:rsidR="00A510A6" w:rsidRPr="008B3FE1">
              <w:rPr>
                <w:rFonts w:eastAsiaTheme="minorEastAsia" w:hint="eastAsia"/>
                <w:sz w:val="24"/>
              </w:rPr>
              <w:t>事件率估计，天籁阵列平均每个月就能够观测到</w:t>
            </w:r>
            <w:r w:rsidR="00A510A6" w:rsidRPr="008B3FE1">
              <w:rPr>
                <w:rFonts w:eastAsiaTheme="minorEastAsia" w:hint="eastAsia"/>
                <w:sz w:val="24"/>
              </w:rPr>
              <w:t>1</w:t>
            </w:r>
            <w:r w:rsidR="00A510A6" w:rsidRPr="008B3FE1">
              <w:rPr>
                <w:rFonts w:eastAsiaTheme="minorEastAsia" w:hint="eastAsia"/>
                <w:sz w:val="24"/>
              </w:rPr>
              <w:t>个</w:t>
            </w:r>
            <w:r w:rsidR="00A510A6" w:rsidRPr="008B3FE1">
              <w:rPr>
                <w:rFonts w:eastAsiaTheme="minorEastAsia" w:hint="eastAsia"/>
                <w:sz w:val="24"/>
              </w:rPr>
              <w:t>FRB</w:t>
            </w:r>
            <w:r w:rsidR="00A510A6" w:rsidRPr="008B3FE1">
              <w:rPr>
                <w:rFonts w:eastAsiaTheme="minorEastAsia" w:hint="eastAsia"/>
                <w:sz w:val="24"/>
              </w:rPr>
              <w:t>事例。所以</w:t>
            </w:r>
            <w:r w:rsidRPr="008B3FE1">
              <w:rPr>
                <w:sz w:val="24"/>
              </w:rPr>
              <w:t>，</w:t>
            </w:r>
            <w:r>
              <w:rPr>
                <w:sz w:val="24"/>
              </w:rPr>
              <w:t>如及时改造，将有可能</w:t>
            </w:r>
            <w:r>
              <w:rPr>
                <w:rFonts w:hint="eastAsia"/>
                <w:sz w:val="24"/>
              </w:rPr>
              <w:t>在</w:t>
            </w:r>
            <w:r>
              <w:rPr>
                <w:rFonts w:hint="eastAsia"/>
                <w:sz w:val="24"/>
              </w:rPr>
              <w:t>FRB</w:t>
            </w:r>
            <w:r w:rsidR="000743E2">
              <w:rPr>
                <w:rFonts w:eastAsiaTheme="minorEastAsia" w:hint="eastAsia"/>
                <w:sz w:val="24"/>
              </w:rPr>
              <w:t>等瞬变源</w:t>
            </w:r>
            <w:r>
              <w:rPr>
                <w:rFonts w:hint="eastAsia"/>
                <w:sz w:val="24"/>
              </w:rPr>
              <w:t>研究中取得突破性进展</w:t>
            </w:r>
            <w:r>
              <w:rPr>
                <w:sz w:val="24"/>
              </w:rPr>
              <w:t>。</w:t>
            </w:r>
            <w:r>
              <w:rPr>
                <w:rFonts w:hint="eastAsia"/>
                <w:sz w:val="24"/>
              </w:rPr>
              <w:t>该套设备可以与原有相关器系统同时并行工作，</w:t>
            </w:r>
            <w:r w:rsidR="00141A02">
              <w:rPr>
                <w:rFonts w:eastAsiaTheme="minorEastAsia" w:hint="eastAsia"/>
                <w:sz w:val="24"/>
              </w:rPr>
              <w:t>另外该设备的研制</w:t>
            </w:r>
            <w:r w:rsidR="00B73128">
              <w:rPr>
                <w:rFonts w:hint="eastAsia"/>
                <w:sz w:val="24"/>
              </w:rPr>
              <w:t>将极大</w:t>
            </w:r>
            <w:r w:rsidR="00141A02">
              <w:rPr>
                <w:sz w:val="24"/>
              </w:rPr>
              <w:t>促进我国</w:t>
            </w:r>
            <w:r w:rsidR="008B3FE1">
              <w:rPr>
                <w:rFonts w:eastAsiaTheme="minorEastAsia" w:hint="eastAsia"/>
                <w:sz w:val="24"/>
              </w:rPr>
              <w:t>高速实时</w:t>
            </w:r>
            <w:r w:rsidR="00141A02">
              <w:rPr>
                <w:rFonts w:hint="eastAsia"/>
                <w:sz w:val="24"/>
              </w:rPr>
              <w:t>响应的</w:t>
            </w:r>
            <w:r w:rsidR="009A4ACD">
              <w:rPr>
                <w:rFonts w:eastAsiaTheme="minorEastAsia" w:hint="eastAsia"/>
                <w:sz w:val="24"/>
              </w:rPr>
              <w:t>数字处理技术</w:t>
            </w:r>
            <w:r w:rsidR="00141A02">
              <w:rPr>
                <w:rFonts w:hint="eastAsia"/>
                <w:sz w:val="24"/>
              </w:rPr>
              <w:t>的发展</w:t>
            </w:r>
            <w:r w:rsidR="008B3FE1">
              <w:rPr>
                <w:rFonts w:hint="eastAsia"/>
                <w:sz w:val="24"/>
              </w:rPr>
              <w:t>和</w:t>
            </w:r>
            <w:r w:rsidR="00141A02">
              <w:rPr>
                <w:rFonts w:hint="eastAsia"/>
                <w:sz w:val="24"/>
              </w:rPr>
              <w:t>某些军事</w:t>
            </w:r>
            <w:r w:rsidR="00141A02">
              <w:rPr>
                <w:sz w:val="24"/>
              </w:rPr>
              <w:t>电子装备</w:t>
            </w:r>
            <w:r w:rsidR="00B73128">
              <w:rPr>
                <w:rFonts w:hint="eastAsia"/>
                <w:sz w:val="24"/>
              </w:rPr>
              <w:t>的</w:t>
            </w:r>
            <w:r w:rsidR="00141A02">
              <w:rPr>
                <w:sz w:val="24"/>
              </w:rPr>
              <w:t>创新发展</w:t>
            </w:r>
            <w:r w:rsidR="00B73128">
              <w:rPr>
                <w:rFonts w:hint="eastAsia"/>
              </w:rPr>
              <w:t>。</w:t>
            </w:r>
          </w:p>
          <w:p w14:paraId="4250E89B" w14:textId="77777777" w:rsidR="00A15CCB" w:rsidRPr="00B73128" w:rsidDel="00B73128" w:rsidRDefault="00A15CCB">
            <w:pPr>
              <w:rPr>
                <w:del w:id="1" w:author="Fengquan Wu" w:date="2017-06-22T23:18:00Z"/>
                <w:sz w:val="24"/>
              </w:rPr>
            </w:pPr>
          </w:p>
          <w:p w14:paraId="34F85A80" w14:textId="77777777" w:rsidR="00473A02" w:rsidRDefault="00473A02">
            <w:pPr>
              <w:spacing w:line="360" w:lineRule="auto"/>
              <w:ind w:firstLineChars="200" w:firstLine="420"/>
              <w:rPr>
                <w:highlight w:val="yellow"/>
              </w:rPr>
              <w:pPrChange w:id="2" w:author="Fengquan Wu" w:date="2017-06-22T23:18:00Z">
                <w:pPr/>
              </w:pPrChange>
            </w:pPr>
          </w:p>
        </w:tc>
      </w:tr>
    </w:tbl>
    <w:p w14:paraId="4D29DB1D" w14:textId="77777777" w:rsidR="00A15CCB" w:rsidRDefault="00A15CCB">
      <w:pPr>
        <w:spacing w:line="420" w:lineRule="auto"/>
      </w:pPr>
    </w:p>
    <w:p w14:paraId="59C7D3E1" w14:textId="77777777" w:rsidR="00A15CCB" w:rsidRDefault="00D976B0">
      <w:pPr>
        <w:spacing w:line="420" w:lineRule="auto"/>
      </w:pPr>
      <w:r>
        <w:br w:type="page"/>
      </w:r>
    </w:p>
    <w:p w14:paraId="6218519A" w14:textId="77777777" w:rsidR="00A15CCB" w:rsidRDefault="00D976B0">
      <w:pPr>
        <w:spacing w:beforeLines="50" w:before="120" w:afterLines="50" w:after="120"/>
        <w:jc w:val="center"/>
        <w:rPr>
          <w:rFonts w:eastAsia="黑体" w:hint="eastAsia"/>
          <w:bCs/>
          <w:sz w:val="30"/>
          <w:szCs w:val="30"/>
        </w:rPr>
      </w:pPr>
      <w:r>
        <w:rPr>
          <w:rFonts w:eastAsia="黑体" w:hint="eastAsia"/>
          <w:bCs/>
          <w:sz w:val="30"/>
          <w:szCs w:val="30"/>
        </w:rPr>
        <w:lastRenderedPageBreak/>
        <w:t>项目参加人员基本情况表</w:t>
      </w:r>
    </w:p>
    <w:p w14:paraId="59FF6C3E" w14:textId="77777777" w:rsidR="00A15CCB" w:rsidRDefault="00A15CCB">
      <w:pPr>
        <w:autoSpaceDE w:val="0"/>
        <w:autoSpaceDN w:val="0"/>
        <w:spacing w:line="300" w:lineRule="auto"/>
      </w:pPr>
    </w:p>
    <w:tbl>
      <w:tblPr>
        <w:tblW w:w="10768" w:type="dxa"/>
        <w:jc w:val="center"/>
        <w:tblLayout w:type="fixed"/>
        <w:tblCellMar>
          <w:left w:w="0" w:type="dxa"/>
          <w:right w:w="0" w:type="dxa"/>
        </w:tblCellMar>
        <w:tblLook w:val="04A0" w:firstRow="1" w:lastRow="0" w:firstColumn="1" w:lastColumn="0" w:noHBand="0" w:noVBand="1"/>
      </w:tblPr>
      <w:tblGrid>
        <w:gridCol w:w="421"/>
        <w:gridCol w:w="1134"/>
        <w:gridCol w:w="713"/>
        <w:gridCol w:w="2122"/>
        <w:gridCol w:w="992"/>
        <w:gridCol w:w="1559"/>
        <w:gridCol w:w="992"/>
        <w:gridCol w:w="285"/>
        <w:gridCol w:w="708"/>
        <w:gridCol w:w="1842"/>
      </w:tblGrid>
      <w:tr w:rsidR="00A15CCB" w14:paraId="581F8249" w14:textId="77777777">
        <w:trPr>
          <w:cantSplit/>
          <w:trHeight w:val="1288"/>
          <w:jc w:val="center"/>
        </w:trPr>
        <w:tc>
          <w:tcPr>
            <w:tcW w:w="10768" w:type="dxa"/>
            <w:gridSpan w:val="10"/>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36E8648F" w14:textId="77777777" w:rsidR="00A15CCB" w:rsidRDefault="00D976B0">
            <w:pPr>
              <w:autoSpaceDE w:val="0"/>
              <w:autoSpaceDN w:val="0"/>
              <w:rPr>
                <w:rFonts w:ascii="SimSun" w:hAnsi="SimSun"/>
                <w:bCs/>
              </w:rPr>
            </w:pPr>
            <w:r>
              <w:rPr>
                <w:rFonts w:ascii="SimSun" w:hAnsi="SimSun" w:hint="eastAsia"/>
                <w:bCs/>
                <w:sz w:val="24"/>
                <w:szCs w:val="24"/>
              </w:rPr>
              <w:t>填表说明：1. 职称分类：A、正高级  B、副高级  C、中级  D、初级  E、其他；</w:t>
            </w:r>
          </w:p>
          <w:p w14:paraId="0C669A38" w14:textId="77777777" w:rsidR="00A15CCB" w:rsidRDefault="00D976B0">
            <w:pPr>
              <w:autoSpaceDE w:val="0"/>
              <w:autoSpaceDN w:val="0"/>
              <w:ind w:firstLineChars="500" w:firstLine="1200"/>
              <w:rPr>
                <w:rFonts w:ascii="SimSun" w:hAnsi="SimSun"/>
                <w:bCs/>
              </w:rPr>
            </w:pPr>
            <w:r>
              <w:rPr>
                <w:rFonts w:ascii="SimSun" w:hAnsi="SimSun" w:hint="eastAsia"/>
                <w:bCs/>
                <w:sz w:val="24"/>
                <w:szCs w:val="24"/>
              </w:rPr>
              <w:t>2. 人员分工：A、项目负责人  B、项目骨干  C、其他研究人员；</w:t>
            </w:r>
          </w:p>
          <w:p w14:paraId="573708C5" w14:textId="77777777" w:rsidR="00A15CCB" w:rsidRDefault="00D976B0">
            <w:pPr>
              <w:autoSpaceDE w:val="0"/>
              <w:autoSpaceDN w:val="0"/>
              <w:ind w:firstLineChars="500" w:firstLine="1200"/>
              <w:rPr>
                <w:rFonts w:ascii="SimSun" w:hAnsi="SimSun"/>
                <w:bCs/>
              </w:rPr>
            </w:pPr>
            <w:r>
              <w:rPr>
                <w:rFonts w:ascii="SimSun" w:hAnsi="SimSun" w:hint="eastAsia"/>
                <w:bCs/>
                <w:sz w:val="24"/>
                <w:szCs w:val="24"/>
              </w:rPr>
              <w:t>3. 是否有工资性收入：Y、是  N、否；</w:t>
            </w:r>
          </w:p>
          <w:p w14:paraId="755850C5" w14:textId="77777777" w:rsidR="00A15CCB" w:rsidRDefault="00D976B0">
            <w:pPr>
              <w:autoSpaceDE w:val="0"/>
              <w:autoSpaceDN w:val="0"/>
              <w:ind w:firstLineChars="500" w:firstLine="1200"/>
              <w:rPr>
                <w:rFonts w:eastAsia="楷体_GB2312" w:hint="eastAsia"/>
                <w:b/>
                <w:bCs/>
              </w:rPr>
            </w:pPr>
            <w:r>
              <w:rPr>
                <w:rFonts w:ascii="SimSun" w:hAnsi="SimSun" w:hint="eastAsia"/>
                <w:bCs/>
                <w:sz w:val="24"/>
                <w:szCs w:val="24"/>
              </w:rPr>
              <w:t>4．项目固定研究人员需填写人员明细。</w:t>
            </w:r>
          </w:p>
        </w:tc>
      </w:tr>
      <w:tr w:rsidR="00A15CCB" w14:paraId="0E0BBE51" w14:textId="77777777">
        <w:trPr>
          <w:cantSplit/>
          <w:trHeight w:val="1288"/>
          <w:jc w:val="center"/>
        </w:trPr>
        <w:tc>
          <w:tcPr>
            <w:tcW w:w="421"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4BD619F0" w14:textId="77777777" w:rsidR="00A15CCB" w:rsidRDefault="00D976B0">
            <w:pPr>
              <w:jc w:val="center"/>
              <w:rPr>
                <w:b/>
                <w:bCs/>
              </w:rPr>
            </w:pPr>
            <w:r>
              <w:rPr>
                <w:rFonts w:hint="eastAsia"/>
                <w:b/>
                <w:bCs/>
              </w:rPr>
              <w:t>序号</w:t>
            </w:r>
          </w:p>
        </w:tc>
        <w:tc>
          <w:tcPr>
            <w:tcW w:w="113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6FADE9D8" w14:textId="77777777" w:rsidR="00A15CCB" w:rsidRDefault="00D976B0">
            <w:pPr>
              <w:jc w:val="center"/>
              <w:rPr>
                <w:b/>
                <w:bCs/>
              </w:rPr>
            </w:pPr>
            <w:r>
              <w:rPr>
                <w:rFonts w:hint="eastAsia"/>
                <w:b/>
                <w:bCs/>
              </w:rPr>
              <w:t>姓名</w:t>
            </w:r>
          </w:p>
        </w:tc>
        <w:tc>
          <w:tcPr>
            <w:tcW w:w="71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7DF1059E" w14:textId="77777777" w:rsidR="00A15CCB" w:rsidRDefault="00D976B0">
            <w:pPr>
              <w:jc w:val="center"/>
              <w:rPr>
                <w:b/>
                <w:bCs/>
              </w:rPr>
            </w:pPr>
            <w:r>
              <w:rPr>
                <w:b/>
                <w:bCs/>
              </w:rPr>
              <w:t>年龄</w:t>
            </w:r>
          </w:p>
        </w:tc>
        <w:tc>
          <w:tcPr>
            <w:tcW w:w="212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22716BDF" w14:textId="77777777" w:rsidR="00A15CCB" w:rsidRDefault="00D976B0">
            <w:pPr>
              <w:jc w:val="center"/>
              <w:rPr>
                <w:b/>
                <w:bCs/>
                <w:color w:val="FF0000"/>
              </w:rPr>
            </w:pPr>
            <w:r>
              <w:rPr>
                <w:rFonts w:hint="eastAsia"/>
                <w:b/>
                <w:bCs/>
              </w:rPr>
              <w:t>工作单位</w:t>
            </w:r>
          </w:p>
        </w:tc>
        <w:tc>
          <w:tcPr>
            <w:tcW w:w="99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74440C05" w14:textId="77777777" w:rsidR="00A15CCB" w:rsidRDefault="00D976B0">
            <w:pPr>
              <w:jc w:val="center"/>
              <w:rPr>
                <w:b/>
                <w:bCs/>
              </w:rPr>
            </w:pPr>
            <w:r>
              <w:rPr>
                <w:rFonts w:hint="eastAsia"/>
                <w:b/>
                <w:bCs/>
              </w:rPr>
              <w:t>职称分类</w:t>
            </w:r>
          </w:p>
        </w:tc>
        <w:tc>
          <w:tcPr>
            <w:tcW w:w="1559" w:type="dxa"/>
            <w:tcBorders>
              <w:top w:val="single" w:sz="4" w:space="0" w:color="auto"/>
              <w:left w:val="single" w:sz="4" w:space="0" w:color="auto"/>
              <w:bottom w:val="single" w:sz="4" w:space="0" w:color="auto"/>
              <w:right w:val="single" w:sz="4" w:space="0" w:color="auto"/>
            </w:tcBorders>
            <w:vAlign w:val="center"/>
          </w:tcPr>
          <w:p w14:paraId="718E1CFD" w14:textId="77777777" w:rsidR="00A15CCB" w:rsidRDefault="00D976B0">
            <w:pPr>
              <w:jc w:val="center"/>
              <w:rPr>
                <w:b/>
                <w:bCs/>
              </w:rPr>
            </w:pPr>
            <w:r>
              <w:rPr>
                <w:rFonts w:hint="eastAsia"/>
                <w:b/>
                <w:bCs/>
              </w:rPr>
              <w:t>投入本项目的全时工作时间</w:t>
            </w:r>
          </w:p>
          <w:p w14:paraId="73FB1BCE" w14:textId="77777777" w:rsidR="00A15CCB" w:rsidRDefault="00D976B0">
            <w:pPr>
              <w:jc w:val="center"/>
              <w:rPr>
                <w:b/>
                <w:bCs/>
              </w:rPr>
            </w:pPr>
            <w:r>
              <w:rPr>
                <w:rFonts w:hint="eastAsia"/>
                <w:b/>
                <w:bCs/>
              </w:rPr>
              <w:t>（人月）</w:t>
            </w:r>
          </w:p>
        </w:tc>
        <w:tc>
          <w:tcPr>
            <w:tcW w:w="99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14:paraId="03669E75" w14:textId="77777777" w:rsidR="00A15CCB" w:rsidRDefault="00D976B0">
            <w:pPr>
              <w:jc w:val="center"/>
              <w:rPr>
                <w:b/>
                <w:bCs/>
              </w:rPr>
            </w:pPr>
            <w:r>
              <w:rPr>
                <w:rFonts w:hint="eastAsia"/>
                <w:b/>
                <w:bCs/>
              </w:rPr>
              <w:t>是否有工资性收入</w:t>
            </w:r>
          </w:p>
        </w:tc>
        <w:tc>
          <w:tcPr>
            <w:tcW w:w="993" w:type="dxa"/>
            <w:gridSpan w:val="2"/>
            <w:tcBorders>
              <w:top w:val="single" w:sz="4" w:space="0" w:color="auto"/>
              <w:left w:val="nil"/>
              <w:bottom w:val="single" w:sz="4" w:space="0" w:color="auto"/>
              <w:right w:val="single" w:sz="4" w:space="0" w:color="auto"/>
            </w:tcBorders>
            <w:vAlign w:val="center"/>
          </w:tcPr>
          <w:p w14:paraId="12D9A248" w14:textId="77777777" w:rsidR="00A15CCB" w:rsidRDefault="00D976B0">
            <w:pPr>
              <w:jc w:val="center"/>
              <w:rPr>
                <w:b/>
                <w:bCs/>
              </w:rPr>
            </w:pPr>
            <w:r>
              <w:rPr>
                <w:rFonts w:hint="eastAsia"/>
                <w:b/>
                <w:bCs/>
              </w:rPr>
              <w:t>人员</w:t>
            </w:r>
          </w:p>
          <w:p w14:paraId="42336B57" w14:textId="77777777" w:rsidR="00A15CCB" w:rsidRDefault="00D976B0">
            <w:pPr>
              <w:jc w:val="center"/>
              <w:rPr>
                <w:b/>
                <w:bCs/>
                <w:color w:val="FF0000"/>
              </w:rPr>
            </w:pPr>
            <w:r>
              <w:rPr>
                <w:rFonts w:hint="eastAsia"/>
                <w:b/>
                <w:bCs/>
              </w:rPr>
              <w:t>分工</w:t>
            </w:r>
          </w:p>
        </w:tc>
        <w:tc>
          <w:tcPr>
            <w:tcW w:w="1842" w:type="dxa"/>
            <w:tcBorders>
              <w:top w:val="single" w:sz="4" w:space="0" w:color="auto"/>
              <w:left w:val="nil"/>
              <w:bottom w:val="single" w:sz="4" w:space="0" w:color="auto"/>
              <w:right w:val="single" w:sz="4" w:space="0" w:color="auto"/>
            </w:tcBorders>
            <w:vAlign w:val="center"/>
          </w:tcPr>
          <w:p w14:paraId="49A9B183" w14:textId="77777777" w:rsidR="00A15CCB" w:rsidRDefault="00D976B0">
            <w:pPr>
              <w:jc w:val="center"/>
              <w:rPr>
                <w:b/>
                <w:bCs/>
                <w:color w:val="FF0000"/>
              </w:rPr>
            </w:pPr>
            <w:r>
              <w:rPr>
                <w:b/>
                <w:bCs/>
                <w:color w:val="000000" w:themeColor="text1"/>
              </w:rPr>
              <w:t>签字</w:t>
            </w:r>
          </w:p>
        </w:tc>
      </w:tr>
      <w:tr w:rsidR="00A15CCB" w14:paraId="7381B126" w14:textId="77777777">
        <w:trPr>
          <w:cantSplit/>
          <w:trHeight w:val="397"/>
          <w:jc w:val="center"/>
        </w:trPr>
        <w:tc>
          <w:tcPr>
            <w:tcW w:w="421" w:type="dxa"/>
            <w:tcBorders>
              <w:top w:val="single" w:sz="4" w:space="0" w:color="auto"/>
              <w:left w:val="single" w:sz="4" w:space="0" w:color="auto"/>
              <w:bottom w:val="single" w:sz="4" w:space="0" w:color="auto"/>
              <w:right w:val="single" w:sz="4" w:space="0" w:color="auto"/>
            </w:tcBorders>
            <w:vAlign w:val="center"/>
          </w:tcPr>
          <w:p w14:paraId="7390E717" w14:textId="77777777" w:rsidR="00A15CCB" w:rsidRDefault="00A15CCB">
            <w:pPr>
              <w:rPr>
                <w:b/>
                <w:bCs/>
                <w:sz w:val="20"/>
              </w:rPr>
            </w:pPr>
          </w:p>
        </w:tc>
        <w:tc>
          <w:tcPr>
            <w:tcW w:w="1134" w:type="dxa"/>
            <w:tcBorders>
              <w:top w:val="nil"/>
              <w:left w:val="nil"/>
              <w:bottom w:val="single" w:sz="4" w:space="0" w:color="auto"/>
              <w:right w:val="single" w:sz="4" w:space="0" w:color="auto"/>
            </w:tcBorders>
            <w:tcMar>
              <w:top w:w="15" w:type="dxa"/>
              <w:left w:w="15" w:type="dxa"/>
              <w:bottom w:w="0" w:type="dxa"/>
              <w:right w:w="15" w:type="dxa"/>
            </w:tcMar>
            <w:vAlign w:val="center"/>
          </w:tcPr>
          <w:p w14:paraId="18FE4A01" w14:textId="77777777" w:rsidR="00A15CCB" w:rsidRDefault="00A15CCB">
            <w:pPr>
              <w:jc w:val="center"/>
              <w:rPr>
                <w:b/>
                <w:bCs/>
                <w:sz w:val="20"/>
              </w:rPr>
            </w:pPr>
          </w:p>
        </w:tc>
        <w:tc>
          <w:tcPr>
            <w:tcW w:w="713" w:type="dxa"/>
            <w:tcBorders>
              <w:top w:val="nil"/>
              <w:left w:val="nil"/>
              <w:bottom w:val="single" w:sz="4" w:space="0" w:color="auto"/>
              <w:right w:val="single" w:sz="4" w:space="0" w:color="auto"/>
            </w:tcBorders>
            <w:tcMar>
              <w:top w:w="15" w:type="dxa"/>
              <w:left w:w="15" w:type="dxa"/>
              <w:bottom w:w="0" w:type="dxa"/>
              <w:right w:w="15" w:type="dxa"/>
            </w:tcMar>
            <w:vAlign w:val="center"/>
          </w:tcPr>
          <w:p w14:paraId="6E69CA86" w14:textId="77777777" w:rsidR="00A15CCB" w:rsidRDefault="00A15CCB">
            <w:pPr>
              <w:jc w:val="center"/>
              <w:rPr>
                <w:b/>
                <w:bCs/>
                <w:sz w:val="20"/>
              </w:rPr>
            </w:pPr>
          </w:p>
        </w:tc>
        <w:tc>
          <w:tcPr>
            <w:tcW w:w="2122" w:type="dxa"/>
            <w:tcBorders>
              <w:top w:val="nil"/>
              <w:left w:val="nil"/>
              <w:bottom w:val="single" w:sz="4" w:space="0" w:color="auto"/>
              <w:right w:val="single" w:sz="4" w:space="0" w:color="auto"/>
            </w:tcBorders>
            <w:tcMar>
              <w:top w:w="15" w:type="dxa"/>
              <w:left w:w="15" w:type="dxa"/>
              <w:bottom w:w="0" w:type="dxa"/>
              <w:right w:w="15" w:type="dxa"/>
            </w:tcMar>
            <w:vAlign w:val="center"/>
          </w:tcPr>
          <w:p w14:paraId="6B8B5F6D"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5CD8D667" w14:textId="77777777" w:rsidR="00A15CCB" w:rsidRDefault="00A15CCB">
            <w:pPr>
              <w:jc w:val="center"/>
              <w:rPr>
                <w:b/>
                <w:bCs/>
                <w:sz w:val="20"/>
              </w:rPr>
            </w:pPr>
          </w:p>
        </w:tc>
        <w:tc>
          <w:tcPr>
            <w:tcW w:w="1559" w:type="dxa"/>
            <w:tcBorders>
              <w:top w:val="nil"/>
              <w:left w:val="nil"/>
              <w:bottom w:val="single" w:sz="4" w:space="0" w:color="auto"/>
              <w:right w:val="single" w:sz="4" w:space="0" w:color="auto"/>
            </w:tcBorders>
            <w:vAlign w:val="center"/>
          </w:tcPr>
          <w:p w14:paraId="05A6065D"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4D4EC233" w14:textId="77777777" w:rsidR="00A15CCB" w:rsidRDefault="00A15CCB">
            <w:pPr>
              <w:jc w:val="center"/>
              <w:rPr>
                <w:b/>
                <w:bCs/>
                <w:sz w:val="20"/>
              </w:rPr>
            </w:pPr>
          </w:p>
        </w:tc>
        <w:tc>
          <w:tcPr>
            <w:tcW w:w="993" w:type="dxa"/>
            <w:gridSpan w:val="2"/>
            <w:tcBorders>
              <w:top w:val="nil"/>
              <w:left w:val="nil"/>
              <w:bottom w:val="single" w:sz="4" w:space="0" w:color="auto"/>
              <w:right w:val="single" w:sz="4" w:space="0" w:color="auto"/>
            </w:tcBorders>
          </w:tcPr>
          <w:p w14:paraId="617D0301" w14:textId="77777777" w:rsidR="00A15CCB" w:rsidRDefault="00A15CCB">
            <w:pPr>
              <w:jc w:val="center"/>
              <w:rPr>
                <w:b/>
                <w:bCs/>
                <w:sz w:val="20"/>
              </w:rPr>
            </w:pPr>
          </w:p>
        </w:tc>
        <w:tc>
          <w:tcPr>
            <w:tcW w:w="1842" w:type="dxa"/>
            <w:tcBorders>
              <w:top w:val="nil"/>
              <w:left w:val="nil"/>
              <w:bottom w:val="single" w:sz="4" w:space="0" w:color="auto"/>
              <w:right w:val="single" w:sz="4" w:space="0" w:color="auto"/>
            </w:tcBorders>
          </w:tcPr>
          <w:p w14:paraId="13E92D76" w14:textId="77777777" w:rsidR="00A15CCB" w:rsidRDefault="00A15CCB">
            <w:pPr>
              <w:jc w:val="center"/>
              <w:rPr>
                <w:b/>
                <w:bCs/>
                <w:sz w:val="20"/>
              </w:rPr>
            </w:pPr>
          </w:p>
        </w:tc>
      </w:tr>
      <w:tr w:rsidR="00A15CCB" w14:paraId="3FED0079" w14:textId="77777777">
        <w:trPr>
          <w:cantSplit/>
          <w:trHeight w:val="397"/>
          <w:jc w:val="center"/>
        </w:trPr>
        <w:tc>
          <w:tcPr>
            <w:tcW w:w="421" w:type="dxa"/>
            <w:tcBorders>
              <w:top w:val="single" w:sz="4" w:space="0" w:color="auto"/>
              <w:left w:val="single" w:sz="4" w:space="0" w:color="auto"/>
              <w:bottom w:val="single" w:sz="4" w:space="0" w:color="auto"/>
              <w:right w:val="single" w:sz="4" w:space="0" w:color="auto"/>
            </w:tcBorders>
            <w:vAlign w:val="center"/>
          </w:tcPr>
          <w:p w14:paraId="5176023A" w14:textId="77777777" w:rsidR="00A15CCB" w:rsidRDefault="00A15CCB">
            <w:pPr>
              <w:rPr>
                <w:b/>
                <w:bCs/>
                <w:sz w:val="20"/>
              </w:rPr>
            </w:pPr>
          </w:p>
        </w:tc>
        <w:tc>
          <w:tcPr>
            <w:tcW w:w="1134" w:type="dxa"/>
            <w:tcBorders>
              <w:top w:val="nil"/>
              <w:left w:val="nil"/>
              <w:bottom w:val="single" w:sz="4" w:space="0" w:color="auto"/>
              <w:right w:val="single" w:sz="4" w:space="0" w:color="auto"/>
            </w:tcBorders>
            <w:tcMar>
              <w:top w:w="15" w:type="dxa"/>
              <w:left w:w="15" w:type="dxa"/>
              <w:bottom w:w="0" w:type="dxa"/>
              <w:right w:w="15" w:type="dxa"/>
            </w:tcMar>
            <w:vAlign w:val="center"/>
          </w:tcPr>
          <w:p w14:paraId="37405BFD" w14:textId="77777777" w:rsidR="00A15CCB" w:rsidRDefault="00A15CCB">
            <w:pPr>
              <w:jc w:val="center"/>
              <w:rPr>
                <w:b/>
                <w:bCs/>
                <w:sz w:val="20"/>
              </w:rPr>
            </w:pPr>
          </w:p>
        </w:tc>
        <w:tc>
          <w:tcPr>
            <w:tcW w:w="713" w:type="dxa"/>
            <w:tcBorders>
              <w:top w:val="nil"/>
              <w:left w:val="nil"/>
              <w:bottom w:val="single" w:sz="4" w:space="0" w:color="auto"/>
              <w:right w:val="single" w:sz="4" w:space="0" w:color="auto"/>
            </w:tcBorders>
            <w:tcMar>
              <w:top w:w="15" w:type="dxa"/>
              <w:left w:w="15" w:type="dxa"/>
              <w:bottom w:w="0" w:type="dxa"/>
              <w:right w:w="15" w:type="dxa"/>
            </w:tcMar>
            <w:vAlign w:val="center"/>
          </w:tcPr>
          <w:p w14:paraId="3B15C87C" w14:textId="77777777" w:rsidR="00A15CCB" w:rsidRDefault="00A15CCB">
            <w:pPr>
              <w:jc w:val="center"/>
              <w:rPr>
                <w:b/>
                <w:bCs/>
                <w:sz w:val="20"/>
              </w:rPr>
            </w:pPr>
          </w:p>
        </w:tc>
        <w:tc>
          <w:tcPr>
            <w:tcW w:w="2122" w:type="dxa"/>
            <w:tcBorders>
              <w:top w:val="nil"/>
              <w:left w:val="nil"/>
              <w:bottom w:val="single" w:sz="4" w:space="0" w:color="auto"/>
              <w:right w:val="single" w:sz="4" w:space="0" w:color="auto"/>
            </w:tcBorders>
            <w:tcMar>
              <w:top w:w="15" w:type="dxa"/>
              <w:left w:w="15" w:type="dxa"/>
              <w:bottom w:w="0" w:type="dxa"/>
              <w:right w:w="15" w:type="dxa"/>
            </w:tcMar>
            <w:vAlign w:val="center"/>
          </w:tcPr>
          <w:p w14:paraId="4DB91324"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50201A9A" w14:textId="77777777" w:rsidR="00A15CCB" w:rsidRDefault="00A15CCB">
            <w:pPr>
              <w:jc w:val="center"/>
              <w:rPr>
                <w:b/>
                <w:bCs/>
                <w:sz w:val="20"/>
              </w:rPr>
            </w:pPr>
          </w:p>
        </w:tc>
        <w:tc>
          <w:tcPr>
            <w:tcW w:w="1559" w:type="dxa"/>
            <w:tcBorders>
              <w:top w:val="nil"/>
              <w:left w:val="nil"/>
              <w:bottom w:val="single" w:sz="4" w:space="0" w:color="auto"/>
              <w:right w:val="single" w:sz="4" w:space="0" w:color="auto"/>
            </w:tcBorders>
            <w:vAlign w:val="center"/>
          </w:tcPr>
          <w:p w14:paraId="7AA96D91"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50DD5BE5" w14:textId="77777777" w:rsidR="00A15CCB" w:rsidRDefault="00A15CCB">
            <w:pPr>
              <w:jc w:val="center"/>
              <w:rPr>
                <w:b/>
                <w:bCs/>
                <w:sz w:val="20"/>
              </w:rPr>
            </w:pPr>
          </w:p>
        </w:tc>
        <w:tc>
          <w:tcPr>
            <w:tcW w:w="993" w:type="dxa"/>
            <w:gridSpan w:val="2"/>
            <w:tcBorders>
              <w:top w:val="nil"/>
              <w:left w:val="nil"/>
              <w:bottom w:val="single" w:sz="4" w:space="0" w:color="auto"/>
              <w:right w:val="single" w:sz="4" w:space="0" w:color="auto"/>
            </w:tcBorders>
          </w:tcPr>
          <w:p w14:paraId="571B42B9" w14:textId="77777777" w:rsidR="00A15CCB" w:rsidRDefault="00A15CCB">
            <w:pPr>
              <w:jc w:val="center"/>
              <w:rPr>
                <w:b/>
                <w:bCs/>
                <w:sz w:val="20"/>
              </w:rPr>
            </w:pPr>
          </w:p>
        </w:tc>
        <w:tc>
          <w:tcPr>
            <w:tcW w:w="1842" w:type="dxa"/>
            <w:tcBorders>
              <w:top w:val="nil"/>
              <w:left w:val="nil"/>
              <w:bottom w:val="single" w:sz="4" w:space="0" w:color="auto"/>
              <w:right w:val="single" w:sz="4" w:space="0" w:color="auto"/>
            </w:tcBorders>
          </w:tcPr>
          <w:p w14:paraId="4BDB8793" w14:textId="77777777" w:rsidR="00A15CCB" w:rsidRDefault="00A15CCB">
            <w:pPr>
              <w:jc w:val="center"/>
              <w:rPr>
                <w:b/>
                <w:bCs/>
                <w:sz w:val="20"/>
              </w:rPr>
            </w:pPr>
          </w:p>
        </w:tc>
      </w:tr>
      <w:tr w:rsidR="00A15CCB" w14:paraId="01E95959" w14:textId="77777777">
        <w:trPr>
          <w:cantSplit/>
          <w:trHeight w:val="397"/>
          <w:jc w:val="center"/>
        </w:trPr>
        <w:tc>
          <w:tcPr>
            <w:tcW w:w="421" w:type="dxa"/>
            <w:tcBorders>
              <w:top w:val="single" w:sz="4" w:space="0" w:color="auto"/>
              <w:left w:val="single" w:sz="4" w:space="0" w:color="auto"/>
              <w:bottom w:val="single" w:sz="4" w:space="0" w:color="auto"/>
              <w:right w:val="single" w:sz="4" w:space="0" w:color="auto"/>
            </w:tcBorders>
            <w:vAlign w:val="center"/>
          </w:tcPr>
          <w:p w14:paraId="0237F548" w14:textId="77777777" w:rsidR="00A15CCB" w:rsidRDefault="00A15CCB">
            <w:pPr>
              <w:rPr>
                <w:b/>
                <w:bCs/>
                <w:sz w:val="20"/>
              </w:rPr>
            </w:pPr>
          </w:p>
        </w:tc>
        <w:tc>
          <w:tcPr>
            <w:tcW w:w="1134" w:type="dxa"/>
            <w:tcBorders>
              <w:top w:val="nil"/>
              <w:left w:val="nil"/>
              <w:bottom w:val="single" w:sz="4" w:space="0" w:color="auto"/>
              <w:right w:val="single" w:sz="4" w:space="0" w:color="auto"/>
            </w:tcBorders>
            <w:tcMar>
              <w:top w:w="15" w:type="dxa"/>
              <w:left w:w="15" w:type="dxa"/>
              <w:bottom w:w="0" w:type="dxa"/>
              <w:right w:w="15" w:type="dxa"/>
            </w:tcMar>
            <w:vAlign w:val="center"/>
          </w:tcPr>
          <w:p w14:paraId="37C97E09" w14:textId="77777777" w:rsidR="00A15CCB" w:rsidRDefault="00A15CCB">
            <w:pPr>
              <w:jc w:val="center"/>
              <w:rPr>
                <w:b/>
                <w:bCs/>
                <w:sz w:val="20"/>
              </w:rPr>
            </w:pPr>
          </w:p>
        </w:tc>
        <w:tc>
          <w:tcPr>
            <w:tcW w:w="713" w:type="dxa"/>
            <w:tcBorders>
              <w:top w:val="nil"/>
              <w:left w:val="nil"/>
              <w:bottom w:val="single" w:sz="4" w:space="0" w:color="auto"/>
              <w:right w:val="single" w:sz="4" w:space="0" w:color="auto"/>
            </w:tcBorders>
            <w:tcMar>
              <w:top w:w="15" w:type="dxa"/>
              <w:left w:w="15" w:type="dxa"/>
              <w:bottom w:w="0" w:type="dxa"/>
              <w:right w:w="15" w:type="dxa"/>
            </w:tcMar>
            <w:vAlign w:val="center"/>
          </w:tcPr>
          <w:p w14:paraId="47F4DF8F" w14:textId="77777777" w:rsidR="00A15CCB" w:rsidRDefault="00A15CCB">
            <w:pPr>
              <w:jc w:val="center"/>
              <w:rPr>
                <w:b/>
                <w:bCs/>
                <w:sz w:val="20"/>
              </w:rPr>
            </w:pPr>
          </w:p>
        </w:tc>
        <w:tc>
          <w:tcPr>
            <w:tcW w:w="2122" w:type="dxa"/>
            <w:tcBorders>
              <w:top w:val="nil"/>
              <w:left w:val="nil"/>
              <w:bottom w:val="single" w:sz="4" w:space="0" w:color="auto"/>
              <w:right w:val="single" w:sz="4" w:space="0" w:color="auto"/>
            </w:tcBorders>
            <w:tcMar>
              <w:top w:w="15" w:type="dxa"/>
              <w:left w:w="15" w:type="dxa"/>
              <w:bottom w:w="0" w:type="dxa"/>
              <w:right w:w="15" w:type="dxa"/>
            </w:tcMar>
            <w:vAlign w:val="center"/>
          </w:tcPr>
          <w:p w14:paraId="18315BF3"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38A13B71" w14:textId="77777777" w:rsidR="00A15CCB" w:rsidRDefault="00A15CCB">
            <w:pPr>
              <w:jc w:val="center"/>
              <w:rPr>
                <w:b/>
                <w:bCs/>
                <w:sz w:val="20"/>
              </w:rPr>
            </w:pPr>
          </w:p>
        </w:tc>
        <w:tc>
          <w:tcPr>
            <w:tcW w:w="1559" w:type="dxa"/>
            <w:tcBorders>
              <w:top w:val="nil"/>
              <w:left w:val="nil"/>
              <w:bottom w:val="single" w:sz="4" w:space="0" w:color="auto"/>
              <w:right w:val="single" w:sz="4" w:space="0" w:color="auto"/>
            </w:tcBorders>
            <w:vAlign w:val="center"/>
          </w:tcPr>
          <w:p w14:paraId="1C722071"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61533FFA" w14:textId="77777777" w:rsidR="00A15CCB" w:rsidRDefault="00A15CCB">
            <w:pPr>
              <w:jc w:val="center"/>
              <w:rPr>
                <w:b/>
                <w:bCs/>
                <w:sz w:val="20"/>
              </w:rPr>
            </w:pPr>
          </w:p>
        </w:tc>
        <w:tc>
          <w:tcPr>
            <w:tcW w:w="993" w:type="dxa"/>
            <w:gridSpan w:val="2"/>
            <w:tcBorders>
              <w:top w:val="nil"/>
              <w:left w:val="nil"/>
              <w:bottom w:val="single" w:sz="4" w:space="0" w:color="auto"/>
              <w:right w:val="single" w:sz="4" w:space="0" w:color="auto"/>
            </w:tcBorders>
          </w:tcPr>
          <w:p w14:paraId="51CA4B1C" w14:textId="77777777" w:rsidR="00A15CCB" w:rsidRDefault="00A15CCB">
            <w:pPr>
              <w:jc w:val="center"/>
              <w:rPr>
                <w:b/>
                <w:bCs/>
                <w:sz w:val="20"/>
              </w:rPr>
            </w:pPr>
          </w:p>
        </w:tc>
        <w:tc>
          <w:tcPr>
            <w:tcW w:w="1842" w:type="dxa"/>
            <w:tcBorders>
              <w:top w:val="nil"/>
              <w:left w:val="nil"/>
              <w:bottom w:val="single" w:sz="4" w:space="0" w:color="auto"/>
              <w:right w:val="single" w:sz="4" w:space="0" w:color="auto"/>
            </w:tcBorders>
          </w:tcPr>
          <w:p w14:paraId="58B06396" w14:textId="77777777" w:rsidR="00A15CCB" w:rsidRDefault="00A15CCB">
            <w:pPr>
              <w:jc w:val="center"/>
              <w:rPr>
                <w:b/>
                <w:bCs/>
                <w:sz w:val="20"/>
              </w:rPr>
            </w:pPr>
          </w:p>
        </w:tc>
      </w:tr>
      <w:tr w:rsidR="00A15CCB" w14:paraId="0F015F0F" w14:textId="77777777">
        <w:trPr>
          <w:cantSplit/>
          <w:trHeight w:val="397"/>
          <w:jc w:val="center"/>
        </w:trPr>
        <w:tc>
          <w:tcPr>
            <w:tcW w:w="421" w:type="dxa"/>
            <w:tcBorders>
              <w:top w:val="single" w:sz="4" w:space="0" w:color="auto"/>
              <w:left w:val="single" w:sz="4" w:space="0" w:color="auto"/>
              <w:bottom w:val="single" w:sz="4" w:space="0" w:color="auto"/>
              <w:right w:val="single" w:sz="4" w:space="0" w:color="auto"/>
            </w:tcBorders>
            <w:vAlign w:val="center"/>
          </w:tcPr>
          <w:p w14:paraId="7015555D" w14:textId="77777777" w:rsidR="00A15CCB" w:rsidRDefault="00A15CCB">
            <w:pPr>
              <w:rPr>
                <w:b/>
                <w:bCs/>
                <w:sz w:val="20"/>
              </w:rPr>
            </w:pPr>
          </w:p>
        </w:tc>
        <w:tc>
          <w:tcPr>
            <w:tcW w:w="1134" w:type="dxa"/>
            <w:tcBorders>
              <w:top w:val="nil"/>
              <w:left w:val="nil"/>
              <w:bottom w:val="single" w:sz="4" w:space="0" w:color="auto"/>
              <w:right w:val="single" w:sz="4" w:space="0" w:color="auto"/>
            </w:tcBorders>
            <w:tcMar>
              <w:top w:w="15" w:type="dxa"/>
              <w:left w:w="15" w:type="dxa"/>
              <w:bottom w:w="0" w:type="dxa"/>
              <w:right w:w="15" w:type="dxa"/>
            </w:tcMar>
            <w:vAlign w:val="center"/>
          </w:tcPr>
          <w:p w14:paraId="7D78CD2A" w14:textId="77777777" w:rsidR="00A15CCB" w:rsidRDefault="00A15CCB">
            <w:pPr>
              <w:jc w:val="center"/>
              <w:rPr>
                <w:b/>
                <w:bCs/>
                <w:sz w:val="20"/>
              </w:rPr>
            </w:pPr>
          </w:p>
        </w:tc>
        <w:tc>
          <w:tcPr>
            <w:tcW w:w="713" w:type="dxa"/>
            <w:tcBorders>
              <w:top w:val="nil"/>
              <w:left w:val="nil"/>
              <w:bottom w:val="single" w:sz="4" w:space="0" w:color="auto"/>
              <w:right w:val="single" w:sz="4" w:space="0" w:color="auto"/>
            </w:tcBorders>
            <w:tcMar>
              <w:top w:w="15" w:type="dxa"/>
              <w:left w:w="15" w:type="dxa"/>
              <w:bottom w:w="0" w:type="dxa"/>
              <w:right w:w="15" w:type="dxa"/>
            </w:tcMar>
            <w:vAlign w:val="center"/>
          </w:tcPr>
          <w:p w14:paraId="1E63C942" w14:textId="77777777" w:rsidR="00A15CCB" w:rsidRDefault="00A15CCB">
            <w:pPr>
              <w:jc w:val="center"/>
              <w:rPr>
                <w:b/>
                <w:bCs/>
                <w:sz w:val="20"/>
              </w:rPr>
            </w:pPr>
          </w:p>
        </w:tc>
        <w:tc>
          <w:tcPr>
            <w:tcW w:w="2122" w:type="dxa"/>
            <w:tcBorders>
              <w:top w:val="nil"/>
              <w:left w:val="nil"/>
              <w:bottom w:val="single" w:sz="4" w:space="0" w:color="auto"/>
              <w:right w:val="single" w:sz="4" w:space="0" w:color="auto"/>
            </w:tcBorders>
            <w:tcMar>
              <w:top w:w="15" w:type="dxa"/>
              <w:left w:w="15" w:type="dxa"/>
              <w:bottom w:w="0" w:type="dxa"/>
              <w:right w:w="15" w:type="dxa"/>
            </w:tcMar>
            <w:vAlign w:val="center"/>
          </w:tcPr>
          <w:p w14:paraId="752CAC56"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4DDC4465" w14:textId="77777777" w:rsidR="00A15CCB" w:rsidRDefault="00A15CCB">
            <w:pPr>
              <w:jc w:val="center"/>
              <w:rPr>
                <w:b/>
                <w:bCs/>
                <w:sz w:val="20"/>
              </w:rPr>
            </w:pPr>
          </w:p>
        </w:tc>
        <w:tc>
          <w:tcPr>
            <w:tcW w:w="1559" w:type="dxa"/>
            <w:tcBorders>
              <w:top w:val="nil"/>
              <w:left w:val="nil"/>
              <w:bottom w:val="single" w:sz="4" w:space="0" w:color="auto"/>
              <w:right w:val="single" w:sz="4" w:space="0" w:color="auto"/>
            </w:tcBorders>
            <w:vAlign w:val="center"/>
          </w:tcPr>
          <w:p w14:paraId="1638B8ED"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191B1499" w14:textId="77777777" w:rsidR="00A15CCB" w:rsidRDefault="00A15CCB">
            <w:pPr>
              <w:jc w:val="center"/>
              <w:rPr>
                <w:b/>
                <w:bCs/>
                <w:sz w:val="20"/>
              </w:rPr>
            </w:pPr>
          </w:p>
        </w:tc>
        <w:tc>
          <w:tcPr>
            <w:tcW w:w="993" w:type="dxa"/>
            <w:gridSpan w:val="2"/>
            <w:tcBorders>
              <w:top w:val="nil"/>
              <w:left w:val="nil"/>
              <w:bottom w:val="single" w:sz="4" w:space="0" w:color="auto"/>
              <w:right w:val="single" w:sz="4" w:space="0" w:color="auto"/>
            </w:tcBorders>
          </w:tcPr>
          <w:p w14:paraId="3EF1E369" w14:textId="77777777" w:rsidR="00A15CCB" w:rsidRDefault="00A15CCB">
            <w:pPr>
              <w:jc w:val="center"/>
              <w:rPr>
                <w:b/>
                <w:bCs/>
                <w:sz w:val="20"/>
              </w:rPr>
            </w:pPr>
          </w:p>
        </w:tc>
        <w:tc>
          <w:tcPr>
            <w:tcW w:w="1842" w:type="dxa"/>
            <w:tcBorders>
              <w:top w:val="nil"/>
              <w:left w:val="nil"/>
              <w:bottom w:val="single" w:sz="4" w:space="0" w:color="auto"/>
              <w:right w:val="single" w:sz="4" w:space="0" w:color="auto"/>
            </w:tcBorders>
          </w:tcPr>
          <w:p w14:paraId="60AE04F7" w14:textId="77777777" w:rsidR="00A15CCB" w:rsidRDefault="00A15CCB">
            <w:pPr>
              <w:jc w:val="center"/>
              <w:rPr>
                <w:b/>
                <w:bCs/>
                <w:sz w:val="20"/>
              </w:rPr>
            </w:pPr>
          </w:p>
        </w:tc>
      </w:tr>
      <w:tr w:rsidR="00A15CCB" w14:paraId="2168CAB3" w14:textId="77777777">
        <w:trPr>
          <w:cantSplit/>
          <w:trHeight w:val="397"/>
          <w:jc w:val="center"/>
        </w:trPr>
        <w:tc>
          <w:tcPr>
            <w:tcW w:w="421" w:type="dxa"/>
            <w:tcBorders>
              <w:top w:val="single" w:sz="4" w:space="0" w:color="auto"/>
              <w:left w:val="single" w:sz="4" w:space="0" w:color="auto"/>
              <w:bottom w:val="single" w:sz="4" w:space="0" w:color="auto"/>
              <w:right w:val="single" w:sz="4" w:space="0" w:color="auto"/>
            </w:tcBorders>
            <w:vAlign w:val="center"/>
          </w:tcPr>
          <w:p w14:paraId="42A8886F" w14:textId="77777777" w:rsidR="00A15CCB" w:rsidRDefault="00A15CCB">
            <w:pPr>
              <w:rPr>
                <w:b/>
                <w:bCs/>
                <w:sz w:val="20"/>
              </w:rPr>
            </w:pPr>
          </w:p>
        </w:tc>
        <w:tc>
          <w:tcPr>
            <w:tcW w:w="1134" w:type="dxa"/>
            <w:tcBorders>
              <w:top w:val="nil"/>
              <w:left w:val="nil"/>
              <w:bottom w:val="single" w:sz="4" w:space="0" w:color="auto"/>
              <w:right w:val="single" w:sz="4" w:space="0" w:color="auto"/>
            </w:tcBorders>
            <w:tcMar>
              <w:top w:w="15" w:type="dxa"/>
              <w:left w:w="15" w:type="dxa"/>
              <w:bottom w:w="0" w:type="dxa"/>
              <w:right w:w="15" w:type="dxa"/>
            </w:tcMar>
            <w:vAlign w:val="center"/>
          </w:tcPr>
          <w:p w14:paraId="5686D6D3" w14:textId="77777777" w:rsidR="00A15CCB" w:rsidRDefault="00A15CCB">
            <w:pPr>
              <w:jc w:val="center"/>
              <w:rPr>
                <w:b/>
                <w:bCs/>
                <w:sz w:val="20"/>
              </w:rPr>
            </w:pPr>
          </w:p>
        </w:tc>
        <w:tc>
          <w:tcPr>
            <w:tcW w:w="713" w:type="dxa"/>
            <w:tcBorders>
              <w:top w:val="nil"/>
              <w:left w:val="nil"/>
              <w:bottom w:val="single" w:sz="4" w:space="0" w:color="auto"/>
              <w:right w:val="single" w:sz="4" w:space="0" w:color="auto"/>
            </w:tcBorders>
            <w:tcMar>
              <w:top w:w="15" w:type="dxa"/>
              <w:left w:w="15" w:type="dxa"/>
              <w:bottom w:w="0" w:type="dxa"/>
              <w:right w:w="15" w:type="dxa"/>
            </w:tcMar>
            <w:vAlign w:val="center"/>
          </w:tcPr>
          <w:p w14:paraId="0DEC47F4" w14:textId="77777777" w:rsidR="00A15CCB" w:rsidRDefault="00A15CCB">
            <w:pPr>
              <w:jc w:val="center"/>
              <w:rPr>
                <w:b/>
                <w:bCs/>
                <w:sz w:val="20"/>
              </w:rPr>
            </w:pPr>
          </w:p>
        </w:tc>
        <w:tc>
          <w:tcPr>
            <w:tcW w:w="2122" w:type="dxa"/>
            <w:tcBorders>
              <w:top w:val="nil"/>
              <w:left w:val="nil"/>
              <w:bottom w:val="single" w:sz="4" w:space="0" w:color="auto"/>
              <w:right w:val="single" w:sz="4" w:space="0" w:color="auto"/>
            </w:tcBorders>
            <w:tcMar>
              <w:top w:w="15" w:type="dxa"/>
              <w:left w:w="15" w:type="dxa"/>
              <w:bottom w:w="0" w:type="dxa"/>
              <w:right w:w="15" w:type="dxa"/>
            </w:tcMar>
            <w:vAlign w:val="center"/>
          </w:tcPr>
          <w:p w14:paraId="3C911350"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249EBC54" w14:textId="77777777" w:rsidR="00A15CCB" w:rsidRDefault="00A15CCB">
            <w:pPr>
              <w:jc w:val="center"/>
              <w:rPr>
                <w:b/>
                <w:bCs/>
                <w:sz w:val="20"/>
              </w:rPr>
            </w:pPr>
          </w:p>
        </w:tc>
        <w:tc>
          <w:tcPr>
            <w:tcW w:w="1559" w:type="dxa"/>
            <w:tcBorders>
              <w:top w:val="nil"/>
              <w:left w:val="nil"/>
              <w:bottom w:val="single" w:sz="4" w:space="0" w:color="auto"/>
              <w:right w:val="single" w:sz="4" w:space="0" w:color="auto"/>
            </w:tcBorders>
            <w:vAlign w:val="center"/>
          </w:tcPr>
          <w:p w14:paraId="78ABBB4D"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6F3D828A" w14:textId="77777777" w:rsidR="00A15CCB" w:rsidRDefault="00A15CCB">
            <w:pPr>
              <w:jc w:val="center"/>
              <w:rPr>
                <w:b/>
                <w:bCs/>
                <w:sz w:val="20"/>
              </w:rPr>
            </w:pPr>
          </w:p>
        </w:tc>
        <w:tc>
          <w:tcPr>
            <w:tcW w:w="993" w:type="dxa"/>
            <w:gridSpan w:val="2"/>
            <w:tcBorders>
              <w:top w:val="nil"/>
              <w:left w:val="nil"/>
              <w:bottom w:val="single" w:sz="4" w:space="0" w:color="auto"/>
              <w:right w:val="single" w:sz="4" w:space="0" w:color="auto"/>
            </w:tcBorders>
          </w:tcPr>
          <w:p w14:paraId="25C5D4DB" w14:textId="77777777" w:rsidR="00A15CCB" w:rsidRDefault="00A15CCB">
            <w:pPr>
              <w:jc w:val="center"/>
              <w:rPr>
                <w:b/>
                <w:bCs/>
                <w:sz w:val="20"/>
              </w:rPr>
            </w:pPr>
          </w:p>
        </w:tc>
        <w:tc>
          <w:tcPr>
            <w:tcW w:w="1842" w:type="dxa"/>
            <w:tcBorders>
              <w:top w:val="nil"/>
              <w:left w:val="nil"/>
              <w:bottom w:val="single" w:sz="4" w:space="0" w:color="auto"/>
              <w:right w:val="single" w:sz="4" w:space="0" w:color="auto"/>
            </w:tcBorders>
          </w:tcPr>
          <w:p w14:paraId="31839E9D" w14:textId="77777777" w:rsidR="00A15CCB" w:rsidRDefault="00A15CCB">
            <w:pPr>
              <w:jc w:val="center"/>
              <w:rPr>
                <w:b/>
                <w:bCs/>
                <w:sz w:val="20"/>
              </w:rPr>
            </w:pPr>
          </w:p>
        </w:tc>
      </w:tr>
      <w:tr w:rsidR="00A15CCB" w14:paraId="1A6ABDEA" w14:textId="77777777">
        <w:trPr>
          <w:cantSplit/>
          <w:trHeight w:val="397"/>
          <w:jc w:val="center"/>
        </w:trPr>
        <w:tc>
          <w:tcPr>
            <w:tcW w:w="421" w:type="dxa"/>
            <w:tcBorders>
              <w:top w:val="single" w:sz="4" w:space="0" w:color="auto"/>
              <w:left w:val="single" w:sz="4" w:space="0" w:color="auto"/>
              <w:bottom w:val="single" w:sz="4" w:space="0" w:color="auto"/>
              <w:right w:val="single" w:sz="4" w:space="0" w:color="auto"/>
            </w:tcBorders>
            <w:vAlign w:val="center"/>
          </w:tcPr>
          <w:p w14:paraId="4C34EA73" w14:textId="77777777" w:rsidR="00A15CCB" w:rsidRDefault="00A15CCB">
            <w:pPr>
              <w:rPr>
                <w:b/>
                <w:bCs/>
                <w:sz w:val="20"/>
              </w:rPr>
            </w:pPr>
          </w:p>
        </w:tc>
        <w:tc>
          <w:tcPr>
            <w:tcW w:w="1134" w:type="dxa"/>
            <w:tcBorders>
              <w:top w:val="nil"/>
              <w:left w:val="nil"/>
              <w:bottom w:val="single" w:sz="4" w:space="0" w:color="auto"/>
              <w:right w:val="single" w:sz="4" w:space="0" w:color="auto"/>
            </w:tcBorders>
            <w:tcMar>
              <w:top w:w="15" w:type="dxa"/>
              <w:left w:w="15" w:type="dxa"/>
              <w:bottom w:w="0" w:type="dxa"/>
              <w:right w:w="15" w:type="dxa"/>
            </w:tcMar>
            <w:vAlign w:val="center"/>
          </w:tcPr>
          <w:p w14:paraId="25132B2D" w14:textId="77777777" w:rsidR="00A15CCB" w:rsidRDefault="00A15CCB">
            <w:pPr>
              <w:jc w:val="center"/>
              <w:rPr>
                <w:b/>
                <w:bCs/>
                <w:sz w:val="20"/>
              </w:rPr>
            </w:pPr>
          </w:p>
        </w:tc>
        <w:tc>
          <w:tcPr>
            <w:tcW w:w="713" w:type="dxa"/>
            <w:tcBorders>
              <w:top w:val="nil"/>
              <w:left w:val="nil"/>
              <w:bottom w:val="single" w:sz="4" w:space="0" w:color="auto"/>
              <w:right w:val="single" w:sz="4" w:space="0" w:color="auto"/>
            </w:tcBorders>
            <w:tcMar>
              <w:top w:w="15" w:type="dxa"/>
              <w:left w:w="15" w:type="dxa"/>
              <w:bottom w:w="0" w:type="dxa"/>
              <w:right w:w="15" w:type="dxa"/>
            </w:tcMar>
            <w:vAlign w:val="center"/>
          </w:tcPr>
          <w:p w14:paraId="6B6C1850" w14:textId="77777777" w:rsidR="00A15CCB" w:rsidRDefault="00A15CCB">
            <w:pPr>
              <w:jc w:val="center"/>
              <w:rPr>
                <w:b/>
                <w:bCs/>
                <w:sz w:val="20"/>
              </w:rPr>
            </w:pPr>
          </w:p>
        </w:tc>
        <w:tc>
          <w:tcPr>
            <w:tcW w:w="2122" w:type="dxa"/>
            <w:tcBorders>
              <w:top w:val="nil"/>
              <w:left w:val="nil"/>
              <w:bottom w:val="single" w:sz="4" w:space="0" w:color="auto"/>
              <w:right w:val="single" w:sz="4" w:space="0" w:color="auto"/>
            </w:tcBorders>
            <w:tcMar>
              <w:top w:w="15" w:type="dxa"/>
              <w:left w:w="15" w:type="dxa"/>
              <w:bottom w:w="0" w:type="dxa"/>
              <w:right w:w="15" w:type="dxa"/>
            </w:tcMar>
            <w:vAlign w:val="center"/>
          </w:tcPr>
          <w:p w14:paraId="2CEDB365"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3607E6C2" w14:textId="77777777" w:rsidR="00A15CCB" w:rsidRDefault="00A15CCB">
            <w:pPr>
              <w:jc w:val="center"/>
              <w:rPr>
                <w:b/>
                <w:bCs/>
                <w:sz w:val="20"/>
              </w:rPr>
            </w:pPr>
          </w:p>
        </w:tc>
        <w:tc>
          <w:tcPr>
            <w:tcW w:w="1559" w:type="dxa"/>
            <w:tcBorders>
              <w:top w:val="nil"/>
              <w:left w:val="nil"/>
              <w:bottom w:val="single" w:sz="4" w:space="0" w:color="auto"/>
              <w:right w:val="single" w:sz="4" w:space="0" w:color="auto"/>
            </w:tcBorders>
            <w:vAlign w:val="center"/>
          </w:tcPr>
          <w:p w14:paraId="682C7BBD"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0D93E4A5" w14:textId="77777777" w:rsidR="00A15CCB" w:rsidRDefault="00A15CCB">
            <w:pPr>
              <w:jc w:val="center"/>
              <w:rPr>
                <w:b/>
                <w:bCs/>
                <w:sz w:val="20"/>
              </w:rPr>
            </w:pPr>
          </w:p>
        </w:tc>
        <w:tc>
          <w:tcPr>
            <w:tcW w:w="993" w:type="dxa"/>
            <w:gridSpan w:val="2"/>
            <w:tcBorders>
              <w:top w:val="nil"/>
              <w:left w:val="nil"/>
              <w:bottom w:val="single" w:sz="4" w:space="0" w:color="auto"/>
              <w:right w:val="single" w:sz="4" w:space="0" w:color="auto"/>
            </w:tcBorders>
          </w:tcPr>
          <w:p w14:paraId="7DB73F64" w14:textId="77777777" w:rsidR="00A15CCB" w:rsidRDefault="00A15CCB">
            <w:pPr>
              <w:jc w:val="center"/>
              <w:rPr>
                <w:b/>
                <w:bCs/>
                <w:sz w:val="20"/>
              </w:rPr>
            </w:pPr>
          </w:p>
        </w:tc>
        <w:tc>
          <w:tcPr>
            <w:tcW w:w="1842" w:type="dxa"/>
            <w:tcBorders>
              <w:top w:val="nil"/>
              <w:left w:val="nil"/>
              <w:bottom w:val="single" w:sz="4" w:space="0" w:color="auto"/>
              <w:right w:val="single" w:sz="4" w:space="0" w:color="auto"/>
            </w:tcBorders>
          </w:tcPr>
          <w:p w14:paraId="7A07DB08" w14:textId="77777777" w:rsidR="00A15CCB" w:rsidRDefault="00A15CCB">
            <w:pPr>
              <w:jc w:val="center"/>
              <w:rPr>
                <w:b/>
                <w:bCs/>
                <w:sz w:val="20"/>
              </w:rPr>
            </w:pPr>
          </w:p>
        </w:tc>
      </w:tr>
      <w:tr w:rsidR="00A15CCB" w14:paraId="67F8E927" w14:textId="77777777">
        <w:trPr>
          <w:cantSplit/>
          <w:trHeight w:val="397"/>
          <w:jc w:val="center"/>
        </w:trPr>
        <w:tc>
          <w:tcPr>
            <w:tcW w:w="421" w:type="dxa"/>
            <w:tcBorders>
              <w:top w:val="single" w:sz="4" w:space="0" w:color="auto"/>
              <w:left w:val="single" w:sz="4" w:space="0" w:color="auto"/>
              <w:bottom w:val="single" w:sz="4" w:space="0" w:color="auto"/>
              <w:right w:val="single" w:sz="4" w:space="0" w:color="auto"/>
            </w:tcBorders>
            <w:vAlign w:val="center"/>
          </w:tcPr>
          <w:p w14:paraId="0C04852A" w14:textId="77777777" w:rsidR="00A15CCB" w:rsidRDefault="00A15CCB">
            <w:pPr>
              <w:rPr>
                <w:b/>
                <w:bCs/>
                <w:sz w:val="20"/>
              </w:rPr>
            </w:pPr>
          </w:p>
        </w:tc>
        <w:tc>
          <w:tcPr>
            <w:tcW w:w="1134" w:type="dxa"/>
            <w:tcBorders>
              <w:top w:val="nil"/>
              <w:left w:val="nil"/>
              <w:bottom w:val="single" w:sz="4" w:space="0" w:color="auto"/>
              <w:right w:val="single" w:sz="4" w:space="0" w:color="auto"/>
            </w:tcBorders>
            <w:tcMar>
              <w:top w:w="15" w:type="dxa"/>
              <w:left w:w="15" w:type="dxa"/>
              <w:bottom w:w="0" w:type="dxa"/>
              <w:right w:w="15" w:type="dxa"/>
            </w:tcMar>
            <w:vAlign w:val="center"/>
          </w:tcPr>
          <w:p w14:paraId="247556DB" w14:textId="77777777" w:rsidR="00A15CCB" w:rsidRDefault="00A15CCB">
            <w:pPr>
              <w:jc w:val="center"/>
              <w:rPr>
                <w:b/>
                <w:bCs/>
                <w:sz w:val="20"/>
              </w:rPr>
            </w:pPr>
          </w:p>
        </w:tc>
        <w:tc>
          <w:tcPr>
            <w:tcW w:w="713" w:type="dxa"/>
            <w:tcBorders>
              <w:top w:val="nil"/>
              <w:left w:val="nil"/>
              <w:bottom w:val="single" w:sz="4" w:space="0" w:color="auto"/>
              <w:right w:val="single" w:sz="4" w:space="0" w:color="auto"/>
            </w:tcBorders>
            <w:tcMar>
              <w:top w:w="15" w:type="dxa"/>
              <w:left w:w="15" w:type="dxa"/>
              <w:bottom w:w="0" w:type="dxa"/>
              <w:right w:w="15" w:type="dxa"/>
            </w:tcMar>
            <w:vAlign w:val="center"/>
          </w:tcPr>
          <w:p w14:paraId="4491C4AF" w14:textId="77777777" w:rsidR="00A15CCB" w:rsidRDefault="00A15CCB">
            <w:pPr>
              <w:jc w:val="center"/>
              <w:rPr>
                <w:b/>
                <w:bCs/>
                <w:sz w:val="20"/>
              </w:rPr>
            </w:pPr>
          </w:p>
        </w:tc>
        <w:tc>
          <w:tcPr>
            <w:tcW w:w="2122" w:type="dxa"/>
            <w:tcBorders>
              <w:top w:val="nil"/>
              <w:left w:val="nil"/>
              <w:bottom w:val="single" w:sz="4" w:space="0" w:color="auto"/>
              <w:right w:val="single" w:sz="4" w:space="0" w:color="auto"/>
            </w:tcBorders>
            <w:tcMar>
              <w:top w:w="15" w:type="dxa"/>
              <w:left w:w="15" w:type="dxa"/>
              <w:bottom w:w="0" w:type="dxa"/>
              <w:right w:w="15" w:type="dxa"/>
            </w:tcMar>
            <w:vAlign w:val="center"/>
          </w:tcPr>
          <w:p w14:paraId="27333F19"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74086D88" w14:textId="77777777" w:rsidR="00A15CCB" w:rsidRDefault="00A15CCB">
            <w:pPr>
              <w:jc w:val="center"/>
              <w:rPr>
                <w:b/>
                <w:bCs/>
                <w:sz w:val="20"/>
              </w:rPr>
            </w:pPr>
          </w:p>
        </w:tc>
        <w:tc>
          <w:tcPr>
            <w:tcW w:w="1559" w:type="dxa"/>
            <w:tcBorders>
              <w:top w:val="nil"/>
              <w:left w:val="nil"/>
              <w:bottom w:val="single" w:sz="4" w:space="0" w:color="auto"/>
              <w:right w:val="single" w:sz="4" w:space="0" w:color="auto"/>
            </w:tcBorders>
            <w:vAlign w:val="center"/>
          </w:tcPr>
          <w:p w14:paraId="025EF73E"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103FAA51" w14:textId="77777777" w:rsidR="00A15CCB" w:rsidRDefault="00A15CCB">
            <w:pPr>
              <w:jc w:val="center"/>
              <w:rPr>
                <w:b/>
                <w:bCs/>
                <w:sz w:val="20"/>
              </w:rPr>
            </w:pPr>
          </w:p>
        </w:tc>
        <w:tc>
          <w:tcPr>
            <w:tcW w:w="993" w:type="dxa"/>
            <w:gridSpan w:val="2"/>
            <w:tcBorders>
              <w:top w:val="nil"/>
              <w:left w:val="nil"/>
              <w:bottom w:val="single" w:sz="4" w:space="0" w:color="auto"/>
              <w:right w:val="single" w:sz="4" w:space="0" w:color="auto"/>
            </w:tcBorders>
          </w:tcPr>
          <w:p w14:paraId="7575A005" w14:textId="77777777" w:rsidR="00A15CCB" w:rsidRDefault="00A15CCB">
            <w:pPr>
              <w:jc w:val="center"/>
              <w:rPr>
                <w:b/>
                <w:bCs/>
                <w:sz w:val="20"/>
              </w:rPr>
            </w:pPr>
          </w:p>
        </w:tc>
        <w:tc>
          <w:tcPr>
            <w:tcW w:w="1842" w:type="dxa"/>
            <w:tcBorders>
              <w:top w:val="nil"/>
              <w:left w:val="nil"/>
              <w:bottom w:val="single" w:sz="4" w:space="0" w:color="auto"/>
              <w:right w:val="single" w:sz="4" w:space="0" w:color="auto"/>
            </w:tcBorders>
          </w:tcPr>
          <w:p w14:paraId="3C88D24F" w14:textId="77777777" w:rsidR="00A15CCB" w:rsidRDefault="00A15CCB">
            <w:pPr>
              <w:jc w:val="center"/>
              <w:rPr>
                <w:b/>
                <w:bCs/>
                <w:sz w:val="20"/>
              </w:rPr>
            </w:pPr>
          </w:p>
        </w:tc>
      </w:tr>
      <w:tr w:rsidR="00A15CCB" w14:paraId="38FA6204" w14:textId="77777777">
        <w:trPr>
          <w:cantSplit/>
          <w:trHeight w:val="397"/>
          <w:jc w:val="center"/>
        </w:trPr>
        <w:tc>
          <w:tcPr>
            <w:tcW w:w="421" w:type="dxa"/>
            <w:tcBorders>
              <w:top w:val="single" w:sz="4" w:space="0" w:color="auto"/>
              <w:left w:val="single" w:sz="4" w:space="0" w:color="auto"/>
              <w:bottom w:val="single" w:sz="4" w:space="0" w:color="auto"/>
              <w:right w:val="single" w:sz="4" w:space="0" w:color="auto"/>
            </w:tcBorders>
            <w:vAlign w:val="center"/>
          </w:tcPr>
          <w:p w14:paraId="53156FCF" w14:textId="77777777" w:rsidR="00A15CCB" w:rsidRDefault="00A15CCB">
            <w:pPr>
              <w:rPr>
                <w:b/>
                <w:bCs/>
                <w:sz w:val="20"/>
              </w:rPr>
            </w:pPr>
          </w:p>
        </w:tc>
        <w:tc>
          <w:tcPr>
            <w:tcW w:w="1134" w:type="dxa"/>
            <w:tcBorders>
              <w:top w:val="nil"/>
              <w:left w:val="nil"/>
              <w:bottom w:val="single" w:sz="4" w:space="0" w:color="auto"/>
              <w:right w:val="single" w:sz="4" w:space="0" w:color="auto"/>
            </w:tcBorders>
            <w:tcMar>
              <w:top w:w="15" w:type="dxa"/>
              <w:left w:w="15" w:type="dxa"/>
              <w:bottom w:w="0" w:type="dxa"/>
              <w:right w:w="15" w:type="dxa"/>
            </w:tcMar>
            <w:vAlign w:val="center"/>
          </w:tcPr>
          <w:p w14:paraId="786F2E97" w14:textId="77777777" w:rsidR="00A15CCB" w:rsidRDefault="00A15CCB">
            <w:pPr>
              <w:jc w:val="center"/>
              <w:rPr>
                <w:b/>
                <w:bCs/>
                <w:sz w:val="20"/>
              </w:rPr>
            </w:pPr>
          </w:p>
        </w:tc>
        <w:tc>
          <w:tcPr>
            <w:tcW w:w="713" w:type="dxa"/>
            <w:tcBorders>
              <w:top w:val="nil"/>
              <w:left w:val="nil"/>
              <w:bottom w:val="single" w:sz="4" w:space="0" w:color="auto"/>
              <w:right w:val="single" w:sz="4" w:space="0" w:color="auto"/>
            </w:tcBorders>
            <w:tcMar>
              <w:top w:w="15" w:type="dxa"/>
              <w:left w:w="15" w:type="dxa"/>
              <w:bottom w:w="0" w:type="dxa"/>
              <w:right w:w="15" w:type="dxa"/>
            </w:tcMar>
            <w:vAlign w:val="center"/>
          </w:tcPr>
          <w:p w14:paraId="5C5B4141" w14:textId="77777777" w:rsidR="00A15CCB" w:rsidRDefault="00A15CCB">
            <w:pPr>
              <w:jc w:val="center"/>
              <w:rPr>
                <w:b/>
                <w:bCs/>
                <w:sz w:val="20"/>
              </w:rPr>
            </w:pPr>
          </w:p>
        </w:tc>
        <w:tc>
          <w:tcPr>
            <w:tcW w:w="2122" w:type="dxa"/>
            <w:tcBorders>
              <w:top w:val="nil"/>
              <w:left w:val="nil"/>
              <w:bottom w:val="single" w:sz="4" w:space="0" w:color="auto"/>
              <w:right w:val="single" w:sz="4" w:space="0" w:color="auto"/>
            </w:tcBorders>
            <w:tcMar>
              <w:top w:w="15" w:type="dxa"/>
              <w:left w:w="15" w:type="dxa"/>
              <w:bottom w:w="0" w:type="dxa"/>
              <w:right w:w="15" w:type="dxa"/>
            </w:tcMar>
            <w:vAlign w:val="center"/>
          </w:tcPr>
          <w:p w14:paraId="33E331C2"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2DF89C78" w14:textId="77777777" w:rsidR="00A15CCB" w:rsidRDefault="00A15CCB">
            <w:pPr>
              <w:jc w:val="center"/>
              <w:rPr>
                <w:b/>
                <w:bCs/>
                <w:sz w:val="20"/>
              </w:rPr>
            </w:pPr>
          </w:p>
        </w:tc>
        <w:tc>
          <w:tcPr>
            <w:tcW w:w="1559" w:type="dxa"/>
            <w:tcBorders>
              <w:top w:val="nil"/>
              <w:left w:val="nil"/>
              <w:bottom w:val="single" w:sz="4" w:space="0" w:color="auto"/>
              <w:right w:val="single" w:sz="4" w:space="0" w:color="auto"/>
            </w:tcBorders>
            <w:vAlign w:val="center"/>
          </w:tcPr>
          <w:p w14:paraId="35977BE4"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0F789A92" w14:textId="77777777" w:rsidR="00A15CCB" w:rsidRDefault="00A15CCB">
            <w:pPr>
              <w:jc w:val="center"/>
              <w:rPr>
                <w:b/>
                <w:bCs/>
                <w:sz w:val="20"/>
              </w:rPr>
            </w:pPr>
          </w:p>
        </w:tc>
        <w:tc>
          <w:tcPr>
            <w:tcW w:w="993" w:type="dxa"/>
            <w:gridSpan w:val="2"/>
            <w:tcBorders>
              <w:top w:val="nil"/>
              <w:left w:val="nil"/>
              <w:bottom w:val="single" w:sz="4" w:space="0" w:color="auto"/>
              <w:right w:val="single" w:sz="4" w:space="0" w:color="auto"/>
            </w:tcBorders>
          </w:tcPr>
          <w:p w14:paraId="20CE841F" w14:textId="77777777" w:rsidR="00A15CCB" w:rsidRDefault="00A15CCB">
            <w:pPr>
              <w:jc w:val="center"/>
              <w:rPr>
                <w:b/>
                <w:bCs/>
                <w:sz w:val="20"/>
              </w:rPr>
            </w:pPr>
          </w:p>
        </w:tc>
        <w:tc>
          <w:tcPr>
            <w:tcW w:w="1842" w:type="dxa"/>
            <w:tcBorders>
              <w:top w:val="nil"/>
              <w:left w:val="nil"/>
              <w:bottom w:val="single" w:sz="4" w:space="0" w:color="auto"/>
              <w:right w:val="single" w:sz="4" w:space="0" w:color="auto"/>
            </w:tcBorders>
          </w:tcPr>
          <w:p w14:paraId="2DAF4BC4" w14:textId="77777777" w:rsidR="00A15CCB" w:rsidRDefault="00A15CCB">
            <w:pPr>
              <w:jc w:val="center"/>
              <w:rPr>
                <w:b/>
                <w:bCs/>
                <w:sz w:val="20"/>
              </w:rPr>
            </w:pPr>
          </w:p>
        </w:tc>
      </w:tr>
      <w:tr w:rsidR="00A15CCB" w14:paraId="64F62D48" w14:textId="77777777">
        <w:trPr>
          <w:cantSplit/>
          <w:trHeight w:val="397"/>
          <w:jc w:val="center"/>
        </w:trPr>
        <w:tc>
          <w:tcPr>
            <w:tcW w:w="421" w:type="dxa"/>
            <w:tcBorders>
              <w:top w:val="single" w:sz="4" w:space="0" w:color="auto"/>
              <w:left w:val="single" w:sz="4" w:space="0" w:color="auto"/>
              <w:bottom w:val="single" w:sz="4" w:space="0" w:color="auto"/>
              <w:right w:val="single" w:sz="4" w:space="0" w:color="auto"/>
            </w:tcBorders>
            <w:vAlign w:val="center"/>
          </w:tcPr>
          <w:p w14:paraId="788EF5B0" w14:textId="77777777" w:rsidR="00A15CCB" w:rsidRDefault="00A15CCB">
            <w:pPr>
              <w:rPr>
                <w:b/>
                <w:bCs/>
                <w:sz w:val="20"/>
              </w:rPr>
            </w:pPr>
          </w:p>
        </w:tc>
        <w:tc>
          <w:tcPr>
            <w:tcW w:w="1134" w:type="dxa"/>
            <w:tcBorders>
              <w:top w:val="nil"/>
              <w:left w:val="nil"/>
              <w:bottom w:val="single" w:sz="4" w:space="0" w:color="auto"/>
              <w:right w:val="single" w:sz="4" w:space="0" w:color="auto"/>
            </w:tcBorders>
            <w:tcMar>
              <w:top w:w="15" w:type="dxa"/>
              <w:left w:w="15" w:type="dxa"/>
              <w:bottom w:w="0" w:type="dxa"/>
              <w:right w:w="15" w:type="dxa"/>
            </w:tcMar>
            <w:vAlign w:val="center"/>
          </w:tcPr>
          <w:p w14:paraId="1F7450A8" w14:textId="77777777" w:rsidR="00A15CCB" w:rsidRDefault="00A15CCB">
            <w:pPr>
              <w:jc w:val="center"/>
              <w:rPr>
                <w:b/>
                <w:bCs/>
                <w:sz w:val="20"/>
              </w:rPr>
            </w:pPr>
          </w:p>
        </w:tc>
        <w:tc>
          <w:tcPr>
            <w:tcW w:w="713" w:type="dxa"/>
            <w:tcBorders>
              <w:top w:val="nil"/>
              <w:left w:val="nil"/>
              <w:bottom w:val="single" w:sz="4" w:space="0" w:color="auto"/>
              <w:right w:val="single" w:sz="4" w:space="0" w:color="auto"/>
            </w:tcBorders>
            <w:tcMar>
              <w:top w:w="15" w:type="dxa"/>
              <w:left w:w="15" w:type="dxa"/>
              <w:bottom w:w="0" w:type="dxa"/>
              <w:right w:w="15" w:type="dxa"/>
            </w:tcMar>
            <w:vAlign w:val="center"/>
          </w:tcPr>
          <w:p w14:paraId="4C471047" w14:textId="77777777" w:rsidR="00A15CCB" w:rsidRDefault="00A15CCB">
            <w:pPr>
              <w:jc w:val="center"/>
              <w:rPr>
                <w:b/>
                <w:bCs/>
                <w:sz w:val="20"/>
              </w:rPr>
            </w:pPr>
          </w:p>
        </w:tc>
        <w:tc>
          <w:tcPr>
            <w:tcW w:w="2122" w:type="dxa"/>
            <w:tcBorders>
              <w:top w:val="nil"/>
              <w:left w:val="nil"/>
              <w:bottom w:val="single" w:sz="4" w:space="0" w:color="auto"/>
              <w:right w:val="single" w:sz="4" w:space="0" w:color="auto"/>
            </w:tcBorders>
            <w:tcMar>
              <w:top w:w="15" w:type="dxa"/>
              <w:left w:w="15" w:type="dxa"/>
              <w:bottom w:w="0" w:type="dxa"/>
              <w:right w:w="15" w:type="dxa"/>
            </w:tcMar>
            <w:vAlign w:val="center"/>
          </w:tcPr>
          <w:p w14:paraId="5D484610"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38B4BE96" w14:textId="77777777" w:rsidR="00A15CCB" w:rsidRDefault="00A15CCB">
            <w:pPr>
              <w:jc w:val="center"/>
              <w:rPr>
                <w:b/>
                <w:bCs/>
                <w:sz w:val="20"/>
              </w:rPr>
            </w:pPr>
          </w:p>
        </w:tc>
        <w:tc>
          <w:tcPr>
            <w:tcW w:w="1559" w:type="dxa"/>
            <w:tcBorders>
              <w:top w:val="nil"/>
              <w:left w:val="nil"/>
              <w:bottom w:val="single" w:sz="4" w:space="0" w:color="auto"/>
              <w:right w:val="single" w:sz="4" w:space="0" w:color="auto"/>
            </w:tcBorders>
            <w:vAlign w:val="center"/>
          </w:tcPr>
          <w:p w14:paraId="0900541E"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6CA7AB48" w14:textId="77777777" w:rsidR="00A15CCB" w:rsidRDefault="00A15CCB">
            <w:pPr>
              <w:jc w:val="center"/>
              <w:rPr>
                <w:b/>
                <w:bCs/>
                <w:sz w:val="20"/>
              </w:rPr>
            </w:pPr>
          </w:p>
        </w:tc>
        <w:tc>
          <w:tcPr>
            <w:tcW w:w="993" w:type="dxa"/>
            <w:gridSpan w:val="2"/>
            <w:tcBorders>
              <w:top w:val="nil"/>
              <w:left w:val="nil"/>
              <w:bottom w:val="single" w:sz="4" w:space="0" w:color="auto"/>
              <w:right w:val="single" w:sz="4" w:space="0" w:color="auto"/>
            </w:tcBorders>
          </w:tcPr>
          <w:p w14:paraId="7762E5AF" w14:textId="77777777" w:rsidR="00A15CCB" w:rsidRDefault="00A15CCB">
            <w:pPr>
              <w:jc w:val="center"/>
              <w:rPr>
                <w:b/>
                <w:bCs/>
                <w:sz w:val="20"/>
              </w:rPr>
            </w:pPr>
          </w:p>
        </w:tc>
        <w:tc>
          <w:tcPr>
            <w:tcW w:w="1842" w:type="dxa"/>
            <w:tcBorders>
              <w:top w:val="nil"/>
              <w:left w:val="nil"/>
              <w:bottom w:val="single" w:sz="4" w:space="0" w:color="auto"/>
              <w:right w:val="single" w:sz="4" w:space="0" w:color="auto"/>
            </w:tcBorders>
          </w:tcPr>
          <w:p w14:paraId="28126695" w14:textId="77777777" w:rsidR="00A15CCB" w:rsidRDefault="00A15CCB">
            <w:pPr>
              <w:jc w:val="center"/>
              <w:rPr>
                <w:b/>
                <w:bCs/>
                <w:sz w:val="20"/>
              </w:rPr>
            </w:pPr>
          </w:p>
        </w:tc>
      </w:tr>
      <w:tr w:rsidR="00A15CCB" w14:paraId="63CA768D" w14:textId="77777777">
        <w:trPr>
          <w:cantSplit/>
          <w:trHeight w:val="397"/>
          <w:jc w:val="center"/>
        </w:trPr>
        <w:tc>
          <w:tcPr>
            <w:tcW w:w="421" w:type="dxa"/>
            <w:tcBorders>
              <w:top w:val="single" w:sz="4" w:space="0" w:color="auto"/>
              <w:left w:val="single" w:sz="4" w:space="0" w:color="auto"/>
              <w:bottom w:val="single" w:sz="4" w:space="0" w:color="auto"/>
              <w:right w:val="single" w:sz="4" w:space="0" w:color="auto"/>
            </w:tcBorders>
            <w:vAlign w:val="center"/>
          </w:tcPr>
          <w:p w14:paraId="5334041D" w14:textId="77777777" w:rsidR="00A15CCB" w:rsidRDefault="00A15CCB">
            <w:pPr>
              <w:rPr>
                <w:b/>
                <w:bCs/>
                <w:sz w:val="20"/>
              </w:rPr>
            </w:pPr>
          </w:p>
        </w:tc>
        <w:tc>
          <w:tcPr>
            <w:tcW w:w="1134" w:type="dxa"/>
            <w:tcBorders>
              <w:top w:val="nil"/>
              <w:left w:val="nil"/>
              <w:bottom w:val="single" w:sz="4" w:space="0" w:color="auto"/>
              <w:right w:val="single" w:sz="4" w:space="0" w:color="auto"/>
            </w:tcBorders>
            <w:tcMar>
              <w:top w:w="15" w:type="dxa"/>
              <w:left w:w="15" w:type="dxa"/>
              <w:bottom w:w="0" w:type="dxa"/>
              <w:right w:w="15" w:type="dxa"/>
            </w:tcMar>
            <w:vAlign w:val="center"/>
          </w:tcPr>
          <w:p w14:paraId="0D8EA807" w14:textId="77777777" w:rsidR="00A15CCB" w:rsidRDefault="00A15CCB">
            <w:pPr>
              <w:jc w:val="center"/>
              <w:rPr>
                <w:b/>
                <w:bCs/>
                <w:sz w:val="20"/>
              </w:rPr>
            </w:pPr>
          </w:p>
        </w:tc>
        <w:tc>
          <w:tcPr>
            <w:tcW w:w="713" w:type="dxa"/>
            <w:tcBorders>
              <w:top w:val="nil"/>
              <w:left w:val="nil"/>
              <w:bottom w:val="single" w:sz="4" w:space="0" w:color="auto"/>
              <w:right w:val="single" w:sz="4" w:space="0" w:color="auto"/>
            </w:tcBorders>
            <w:tcMar>
              <w:top w:w="15" w:type="dxa"/>
              <w:left w:w="15" w:type="dxa"/>
              <w:bottom w:w="0" w:type="dxa"/>
              <w:right w:w="15" w:type="dxa"/>
            </w:tcMar>
            <w:vAlign w:val="center"/>
          </w:tcPr>
          <w:p w14:paraId="34D0BFB4" w14:textId="77777777" w:rsidR="00A15CCB" w:rsidRDefault="00A15CCB">
            <w:pPr>
              <w:jc w:val="center"/>
              <w:rPr>
                <w:b/>
                <w:bCs/>
                <w:sz w:val="20"/>
              </w:rPr>
            </w:pPr>
          </w:p>
        </w:tc>
        <w:tc>
          <w:tcPr>
            <w:tcW w:w="2122" w:type="dxa"/>
            <w:tcBorders>
              <w:top w:val="nil"/>
              <w:left w:val="nil"/>
              <w:bottom w:val="single" w:sz="4" w:space="0" w:color="auto"/>
              <w:right w:val="single" w:sz="4" w:space="0" w:color="auto"/>
            </w:tcBorders>
            <w:tcMar>
              <w:top w:w="15" w:type="dxa"/>
              <w:left w:w="15" w:type="dxa"/>
              <w:bottom w:w="0" w:type="dxa"/>
              <w:right w:w="15" w:type="dxa"/>
            </w:tcMar>
            <w:vAlign w:val="center"/>
          </w:tcPr>
          <w:p w14:paraId="475727D8"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75A05FEF" w14:textId="77777777" w:rsidR="00A15CCB" w:rsidRDefault="00A15CCB">
            <w:pPr>
              <w:jc w:val="center"/>
              <w:rPr>
                <w:b/>
                <w:bCs/>
                <w:sz w:val="20"/>
              </w:rPr>
            </w:pPr>
          </w:p>
        </w:tc>
        <w:tc>
          <w:tcPr>
            <w:tcW w:w="1559" w:type="dxa"/>
            <w:tcBorders>
              <w:top w:val="nil"/>
              <w:left w:val="nil"/>
              <w:bottom w:val="single" w:sz="4" w:space="0" w:color="auto"/>
              <w:right w:val="single" w:sz="4" w:space="0" w:color="auto"/>
            </w:tcBorders>
            <w:vAlign w:val="center"/>
          </w:tcPr>
          <w:p w14:paraId="248D4531"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5AA43BE5" w14:textId="77777777" w:rsidR="00A15CCB" w:rsidRDefault="00A15CCB">
            <w:pPr>
              <w:jc w:val="center"/>
              <w:rPr>
                <w:b/>
                <w:bCs/>
                <w:sz w:val="20"/>
              </w:rPr>
            </w:pPr>
          </w:p>
        </w:tc>
        <w:tc>
          <w:tcPr>
            <w:tcW w:w="993" w:type="dxa"/>
            <w:gridSpan w:val="2"/>
            <w:tcBorders>
              <w:top w:val="nil"/>
              <w:left w:val="nil"/>
              <w:bottom w:val="single" w:sz="4" w:space="0" w:color="auto"/>
              <w:right w:val="single" w:sz="4" w:space="0" w:color="auto"/>
            </w:tcBorders>
          </w:tcPr>
          <w:p w14:paraId="699AAAE3" w14:textId="77777777" w:rsidR="00A15CCB" w:rsidRDefault="00A15CCB">
            <w:pPr>
              <w:jc w:val="center"/>
              <w:rPr>
                <w:b/>
                <w:bCs/>
                <w:sz w:val="20"/>
              </w:rPr>
            </w:pPr>
          </w:p>
        </w:tc>
        <w:tc>
          <w:tcPr>
            <w:tcW w:w="1842" w:type="dxa"/>
            <w:tcBorders>
              <w:top w:val="nil"/>
              <w:left w:val="nil"/>
              <w:bottom w:val="single" w:sz="4" w:space="0" w:color="auto"/>
              <w:right w:val="single" w:sz="4" w:space="0" w:color="auto"/>
            </w:tcBorders>
          </w:tcPr>
          <w:p w14:paraId="6D9AB97A" w14:textId="77777777" w:rsidR="00A15CCB" w:rsidRDefault="00A15CCB">
            <w:pPr>
              <w:jc w:val="center"/>
              <w:rPr>
                <w:b/>
                <w:bCs/>
                <w:sz w:val="20"/>
              </w:rPr>
            </w:pPr>
          </w:p>
        </w:tc>
      </w:tr>
      <w:tr w:rsidR="00A15CCB" w14:paraId="5B773C2D" w14:textId="77777777">
        <w:trPr>
          <w:cantSplit/>
          <w:trHeight w:val="397"/>
          <w:jc w:val="center"/>
        </w:trPr>
        <w:tc>
          <w:tcPr>
            <w:tcW w:w="421" w:type="dxa"/>
            <w:tcBorders>
              <w:top w:val="single" w:sz="4" w:space="0" w:color="auto"/>
              <w:left w:val="single" w:sz="4" w:space="0" w:color="auto"/>
              <w:bottom w:val="single" w:sz="4" w:space="0" w:color="auto"/>
              <w:right w:val="single" w:sz="4" w:space="0" w:color="auto"/>
            </w:tcBorders>
            <w:vAlign w:val="center"/>
          </w:tcPr>
          <w:p w14:paraId="6932FB87" w14:textId="77777777" w:rsidR="00A15CCB" w:rsidRDefault="00A15CCB">
            <w:pPr>
              <w:rPr>
                <w:b/>
                <w:bCs/>
                <w:sz w:val="20"/>
              </w:rPr>
            </w:pPr>
          </w:p>
        </w:tc>
        <w:tc>
          <w:tcPr>
            <w:tcW w:w="1134" w:type="dxa"/>
            <w:tcBorders>
              <w:top w:val="nil"/>
              <w:left w:val="nil"/>
              <w:bottom w:val="single" w:sz="4" w:space="0" w:color="auto"/>
              <w:right w:val="single" w:sz="4" w:space="0" w:color="auto"/>
            </w:tcBorders>
            <w:tcMar>
              <w:top w:w="15" w:type="dxa"/>
              <w:left w:w="15" w:type="dxa"/>
              <w:bottom w:w="0" w:type="dxa"/>
              <w:right w:w="15" w:type="dxa"/>
            </w:tcMar>
            <w:vAlign w:val="center"/>
          </w:tcPr>
          <w:p w14:paraId="63E850FE" w14:textId="77777777" w:rsidR="00A15CCB" w:rsidRDefault="00A15CCB">
            <w:pPr>
              <w:jc w:val="center"/>
              <w:rPr>
                <w:b/>
                <w:bCs/>
                <w:sz w:val="20"/>
              </w:rPr>
            </w:pPr>
          </w:p>
        </w:tc>
        <w:tc>
          <w:tcPr>
            <w:tcW w:w="713" w:type="dxa"/>
            <w:tcBorders>
              <w:top w:val="nil"/>
              <w:left w:val="nil"/>
              <w:bottom w:val="single" w:sz="4" w:space="0" w:color="auto"/>
              <w:right w:val="single" w:sz="4" w:space="0" w:color="auto"/>
            </w:tcBorders>
            <w:tcMar>
              <w:top w:w="15" w:type="dxa"/>
              <w:left w:w="15" w:type="dxa"/>
              <w:bottom w:w="0" w:type="dxa"/>
              <w:right w:w="15" w:type="dxa"/>
            </w:tcMar>
            <w:vAlign w:val="center"/>
          </w:tcPr>
          <w:p w14:paraId="62781024" w14:textId="77777777" w:rsidR="00A15CCB" w:rsidRDefault="00A15CCB">
            <w:pPr>
              <w:jc w:val="center"/>
              <w:rPr>
                <w:b/>
                <w:bCs/>
                <w:sz w:val="20"/>
              </w:rPr>
            </w:pPr>
          </w:p>
        </w:tc>
        <w:tc>
          <w:tcPr>
            <w:tcW w:w="2122" w:type="dxa"/>
            <w:tcBorders>
              <w:top w:val="nil"/>
              <w:left w:val="nil"/>
              <w:bottom w:val="single" w:sz="4" w:space="0" w:color="auto"/>
              <w:right w:val="single" w:sz="4" w:space="0" w:color="auto"/>
            </w:tcBorders>
            <w:tcMar>
              <w:top w:w="15" w:type="dxa"/>
              <w:left w:w="15" w:type="dxa"/>
              <w:bottom w:w="0" w:type="dxa"/>
              <w:right w:w="15" w:type="dxa"/>
            </w:tcMar>
            <w:vAlign w:val="center"/>
          </w:tcPr>
          <w:p w14:paraId="33101630"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0B2FF280" w14:textId="77777777" w:rsidR="00A15CCB" w:rsidRDefault="00A15CCB">
            <w:pPr>
              <w:jc w:val="center"/>
              <w:rPr>
                <w:b/>
                <w:bCs/>
                <w:sz w:val="20"/>
              </w:rPr>
            </w:pPr>
          </w:p>
        </w:tc>
        <w:tc>
          <w:tcPr>
            <w:tcW w:w="1559" w:type="dxa"/>
            <w:tcBorders>
              <w:top w:val="nil"/>
              <w:left w:val="nil"/>
              <w:bottom w:val="single" w:sz="4" w:space="0" w:color="auto"/>
              <w:right w:val="single" w:sz="4" w:space="0" w:color="auto"/>
            </w:tcBorders>
            <w:vAlign w:val="center"/>
          </w:tcPr>
          <w:p w14:paraId="4976E1C8"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70C081DB" w14:textId="77777777" w:rsidR="00A15CCB" w:rsidRDefault="00A15CCB">
            <w:pPr>
              <w:jc w:val="center"/>
              <w:rPr>
                <w:b/>
                <w:bCs/>
                <w:sz w:val="20"/>
              </w:rPr>
            </w:pPr>
          </w:p>
        </w:tc>
        <w:tc>
          <w:tcPr>
            <w:tcW w:w="993" w:type="dxa"/>
            <w:gridSpan w:val="2"/>
            <w:tcBorders>
              <w:top w:val="nil"/>
              <w:left w:val="nil"/>
              <w:bottom w:val="single" w:sz="4" w:space="0" w:color="auto"/>
              <w:right w:val="single" w:sz="4" w:space="0" w:color="auto"/>
            </w:tcBorders>
          </w:tcPr>
          <w:p w14:paraId="2442A459" w14:textId="77777777" w:rsidR="00A15CCB" w:rsidRDefault="00A15CCB">
            <w:pPr>
              <w:jc w:val="center"/>
              <w:rPr>
                <w:b/>
                <w:bCs/>
                <w:sz w:val="20"/>
              </w:rPr>
            </w:pPr>
          </w:p>
        </w:tc>
        <w:tc>
          <w:tcPr>
            <w:tcW w:w="1842" w:type="dxa"/>
            <w:tcBorders>
              <w:top w:val="nil"/>
              <w:left w:val="nil"/>
              <w:bottom w:val="single" w:sz="4" w:space="0" w:color="auto"/>
              <w:right w:val="single" w:sz="4" w:space="0" w:color="auto"/>
            </w:tcBorders>
          </w:tcPr>
          <w:p w14:paraId="2BA7B27D" w14:textId="77777777" w:rsidR="00A15CCB" w:rsidRDefault="00A15CCB">
            <w:pPr>
              <w:jc w:val="center"/>
              <w:rPr>
                <w:b/>
                <w:bCs/>
                <w:sz w:val="20"/>
              </w:rPr>
            </w:pPr>
          </w:p>
        </w:tc>
      </w:tr>
      <w:tr w:rsidR="00A15CCB" w14:paraId="13717B24" w14:textId="77777777">
        <w:trPr>
          <w:cantSplit/>
          <w:trHeight w:val="397"/>
          <w:jc w:val="center"/>
        </w:trPr>
        <w:tc>
          <w:tcPr>
            <w:tcW w:w="421" w:type="dxa"/>
            <w:tcBorders>
              <w:top w:val="single" w:sz="4" w:space="0" w:color="auto"/>
              <w:left w:val="single" w:sz="4" w:space="0" w:color="auto"/>
              <w:bottom w:val="single" w:sz="4" w:space="0" w:color="auto"/>
              <w:right w:val="single" w:sz="4" w:space="0" w:color="auto"/>
            </w:tcBorders>
            <w:vAlign w:val="center"/>
          </w:tcPr>
          <w:p w14:paraId="084C713A" w14:textId="77777777" w:rsidR="00A15CCB" w:rsidRDefault="00A15CCB">
            <w:pPr>
              <w:rPr>
                <w:b/>
                <w:bCs/>
                <w:sz w:val="20"/>
              </w:rPr>
            </w:pPr>
          </w:p>
        </w:tc>
        <w:tc>
          <w:tcPr>
            <w:tcW w:w="1134" w:type="dxa"/>
            <w:tcBorders>
              <w:top w:val="nil"/>
              <w:left w:val="nil"/>
              <w:bottom w:val="single" w:sz="4" w:space="0" w:color="auto"/>
              <w:right w:val="single" w:sz="4" w:space="0" w:color="auto"/>
            </w:tcBorders>
            <w:tcMar>
              <w:top w:w="15" w:type="dxa"/>
              <w:left w:w="15" w:type="dxa"/>
              <w:bottom w:w="0" w:type="dxa"/>
              <w:right w:w="15" w:type="dxa"/>
            </w:tcMar>
            <w:vAlign w:val="center"/>
          </w:tcPr>
          <w:p w14:paraId="77A0809B" w14:textId="77777777" w:rsidR="00A15CCB" w:rsidRDefault="00A15CCB">
            <w:pPr>
              <w:jc w:val="center"/>
              <w:rPr>
                <w:b/>
                <w:bCs/>
                <w:sz w:val="20"/>
              </w:rPr>
            </w:pPr>
          </w:p>
        </w:tc>
        <w:tc>
          <w:tcPr>
            <w:tcW w:w="713" w:type="dxa"/>
            <w:tcBorders>
              <w:top w:val="nil"/>
              <w:left w:val="nil"/>
              <w:bottom w:val="single" w:sz="4" w:space="0" w:color="auto"/>
              <w:right w:val="single" w:sz="4" w:space="0" w:color="auto"/>
            </w:tcBorders>
            <w:tcMar>
              <w:top w:w="15" w:type="dxa"/>
              <w:left w:w="15" w:type="dxa"/>
              <w:bottom w:w="0" w:type="dxa"/>
              <w:right w:w="15" w:type="dxa"/>
            </w:tcMar>
            <w:vAlign w:val="center"/>
          </w:tcPr>
          <w:p w14:paraId="63729F89" w14:textId="77777777" w:rsidR="00A15CCB" w:rsidRDefault="00A15CCB">
            <w:pPr>
              <w:jc w:val="center"/>
              <w:rPr>
                <w:b/>
                <w:bCs/>
                <w:sz w:val="20"/>
              </w:rPr>
            </w:pPr>
          </w:p>
        </w:tc>
        <w:tc>
          <w:tcPr>
            <w:tcW w:w="2122" w:type="dxa"/>
            <w:tcBorders>
              <w:top w:val="nil"/>
              <w:left w:val="nil"/>
              <w:bottom w:val="single" w:sz="4" w:space="0" w:color="auto"/>
              <w:right w:val="single" w:sz="4" w:space="0" w:color="auto"/>
            </w:tcBorders>
            <w:tcMar>
              <w:top w:w="15" w:type="dxa"/>
              <w:left w:w="15" w:type="dxa"/>
              <w:bottom w:w="0" w:type="dxa"/>
              <w:right w:w="15" w:type="dxa"/>
            </w:tcMar>
            <w:vAlign w:val="center"/>
          </w:tcPr>
          <w:p w14:paraId="3F5F33E5"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4256ABF6" w14:textId="77777777" w:rsidR="00A15CCB" w:rsidRDefault="00A15CCB">
            <w:pPr>
              <w:jc w:val="center"/>
              <w:rPr>
                <w:b/>
                <w:bCs/>
                <w:sz w:val="20"/>
              </w:rPr>
            </w:pPr>
          </w:p>
        </w:tc>
        <w:tc>
          <w:tcPr>
            <w:tcW w:w="1559" w:type="dxa"/>
            <w:tcBorders>
              <w:top w:val="nil"/>
              <w:left w:val="nil"/>
              <w:bottom w:val="single" w:sz="4" w:space="0" w:color="auto"/>
              <w:right w:val="single" w:sz="4" w:space="0" w:color="auto"/>
            </w:tcBorders>
            <w:vAlign w:val="center"/>
          </w:tcPr>
          <w:p w14:paraId="120FD90E"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0506BC04" w14:textId="77777777" w:rsidR="00A15CCB" w:rsidRDefault="00A15CCB">
            <w:pPr>
              <w:jc w:val="center"/>
              <w:rPr>
                <w:b/>
                <w:bCs/>
                <w:sz w:val="20"/>
              </w:rPr>
            </w:pPr>
          </w:p>
        </w:tc>
        <w:tc>
          <w:tcPr>
            <w:tcW w:w="993" w:type="dxa"/>
            <w:gridSpan w:val="2"/>
            <w:tcBorders>
              <w:top w:val="nil"/>
              <w:left w:val="nil"/>
              <w:bottom w:val="single" w:sz="4" w:space="0" w:color="auto"/>
              <w:right w:val="single" w:sz="4" w:space="0" w:color="auto"/>
            </w:tcBorders>
          </w:tcPr>
          <w:p w14:paraId="6E679554" w14:textId="77777777" w:rsidR="00A15CCB" w:rsidRDefault="00A15CCB">
            <w:pPr>
              <w:jc w:val="center"/>
              <w:rPr>
                <w:b/>
                <w:bCs/>
                <w:sz w:val="20"/>
              </w:rPr>
            </w:pPr>
          </w:p>
        </w:tc>
        <w:tc>
          <w:tcPr>
            <w:tcW w:w="1842" w:type="dxa"/>
            <w:tcBorders>
              <w:top w:val="nil"/>
              <w:left w:val="nil"/>
              <w:bottom w:val="single" w:sz="4" w:space="0" w:color="auto"/>
              <w:right w:val="single" w:sz="4" w:space="0" w:color="auto"/>
            </w:tcBorders>
          </w:tcPr>
          <w:p w14:paraId="16D8BA58" w14:textId="77777777" w:rsidR="00A15CCB" w:rsidRDefault="00A15CCB">
            <w:pPr>
              <w:jc w:val="center"/>
              <w:rPr>
                <w:b/>
                <w:bCs/>
                <w:sz w:val="20"/>
              </w:rPr>
            </w:pPr>
          </w:p>
        </w:tc>
      </w:tr>
      <w:tr w:rsidR="00A15CCB" w14:paraId="3494FC60" w14:textId="77777777">
        <w:trPr>
          <w:cantSplit/>
          <w:trHeight w:val="397"/>
          <w:jc w:val="center"/>
        </w:trPr>
        <w:tc>
          <w:tcPr>
            <w:tcW w:w="421" w:type="dxa"/>
            <w:tcBorders>
              <w:top w:val="single" w:sz="4" w:space="0" w:color="auto"/>
              <w:left w:val="single" w:sz="4" w:space="0" w:color="auto"/>
              <w:bottom w:val="single" w:sz="4" w:space="0" w:color="auto"/>
              <w:right w:val="single" w:sz="4" w:space="0" w:color="auto"/>
            </w:tcBorders>
            <w:vAlign w:val="center"/>
          </w:tcPr>
          <w:p w14:paraId="038DDE43" w14:textId="77777777" w:rsidR="00A15CCB" w:rsidRDefault="00A15CCB">
            <w:pPr>
              <w:rPr>
                <w:b/>
                <w:bCs/>
                <w:sz w:val="20"/>
              </w:rPr>
            </w:pPr>
          </w:p>
        </w:tc>
        <w:tc>
          <w:tcPr>
            <w:tcW w:w="1134" w:type="dxa"/>
            <w:tcBorders>
              <w:top w:val="nil"/>
              <w:left w:val="nil"/>
              <w:bottom w:val="single" w:sz="4" w:space="0" w:color="auto"/>
              <w:right w:val="single" w:sz="4" w:space="0" w:color="auto"/>
            </w:tcBorders>
            <w:tcMar>
              <w:top w:w="15" w:type="dxa"/>
              <w:left w:w="15" w:type="dxa"/>
              <w:bottom w:w="0" w:type="dxa"/>
              <w:right w:w="15" w:type="dxa"/>
            </w:tcMar>
            <w:vAlign w:val="center"/>
          </w:tcPr>
          <w:p w14:paraId="74945D12" w14:textId="77777777" w:rsidR="00A15CCB" w:rsidRDefault="00A15CCB">
            <w:pPr>
              <w:jc w:val="center"/>
              <w:rPr>
                <w:b/>
                <w:bCs/>
                <w:sz w:val="20"/>
              </w:rPr>
            </w:pPr>
          </w:p>
        </w:tc>
        <w:tc>
          <w:tcPr>
            <w:tcW w:w="713" w:type="dxa"/>
            <w:tcBorders>
              <w:top w:val="nil"/>
              <w:left w:val="nil"/>
              <w:bottom w:val="single" w:sz="4" w:space="0" w:color="auto"/>
              <w:right w:val="single" w:sz="4" w:space="0" w:color="auto"/>
            </w:tcBorders>
            <w:tcMar>
              <w:top w:w="15" w:type="dxa"/>
              <w:left w:w="15" w:type="dxa"/>
              <w:bottom w:w="0" w:type="dxa"/>
              <w:right w:w="15" w:type="dxa"/>
            </w:tcMar>
            <w:vAlign w:val="center"/>
          </w:tcPr>
          <w:p w14:paraId="7AC3663C" w14:textId="77777777" w:rsidR="00A15CCB" w:rsidRDefault="00A15CCB">
            <w:pPr>
              <w:jc w:val="center"/>
              <w:rPr>
                <w:b/>
                <w:bCs/>
                <w:sz w:val="20"/>
              </w:rPr>
            </w:pPr>
          </w:p>
        </w:tc>
        <w:tc>
          <w:tcPr>
            <w:tcW w:w="2122" w:type="dxa"/>
            <w:tcBorders>
              <w:top w:val="nil"/>
              <w:left w:val="nil"/>
              <w:bottom w:val="single" w:sz="4" w:space="0" w:color="auto"/>
              <w:right w:val="single" w:sz="4" w:space="0" w:color="auto"/>
            </w:tcBorders>
            <w:tcMar>
              <w:top w:w="15" w:type="dxa"/>
              <w:left w:w="15" w:type="dxa"/>
              <w:bottom w:w="0" w:type="dxa"/>
              <w:right w:w="15" w:type="dxa"/>
            </w:tcMar>
            <w:vAlign w:val="center"/>
          </w:tcPr>
          <w:p w14:paraId="3535FED0"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737D4481" w14:textId="77777777" w:rsidR="00A15CCB" w:rsidRDefault="00A15CCB">
            <w:pPr>
              <w:jc w:val="center"/>
              <w:rPr>
                <w:b/>
                <w:bCs/>
                <w:sz w:val="20"/>
              </w:rPr>
            </w:pPr>
          </w:p>
        </w:tc>
        <w:tc>
          <w:tcPr>
            <w:tcW w:w="1559" w:type="dxa"/>
            <w:tcBorders>
              <w:top w:val="nil"/>
              <w:left w:val="nil"/>
              <w:bottom w:val="single" w:sz="4" w:space="0" w:color="auto"/>
              <w:right w:val="single" w:sz="4" w:space="0" w:color="auto"/>
            </w:tcBorders>
            <w:vAlign w:val="center"/>
          </w:tcPr>
          <w:p w14:paraId="27BA0BFD"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276ABDF5" w14:textId="77777777" w:rsidR="00A15CCB" w:rsidRDefault="00A15CCB">
            <w:pPr>
              <w:jc w:val="center"/>
              <w:rPr>
                <w:b/>
                <w:bCs/>
                <w:sz w:val="20"/>
              </w:rPr>
            </w:pPr>
          </w:p>
        </w:tc>
        <w:tc>
          <w:tcPr>
            <w:tcW w:w="993" w:type="dxa"/>
            <w:gridSpan w:val="2"/>
            <w:tcBorders>
              <w:top w:val="nil"/>
              <w:left w:val="nil"/>
              <w:bottom w:val="single" w:sz="4" w:space="0" w:color="auto"/>
              <w:right w:val="single" w:sz="4" w:space="0" w:color="auto"/>
            </w:tcBorders>
          </w:tcPr>
          <w:p w14:paraId="450619B3" w14:textId="77777777" w:rsidR="00A15CCB" w:rsidRDefault="00A15CCB">
            <w:pPr>
              <w:jc w:val="center"/>
              <w:rPr>
                <w:b/>
                <w:bCs/>
                <w:sz w:val="20"/>
              </w:rPr>
            </w:pPr>
          </w:p>
        </w:tc>
        <w:tc>
          <w:tcPr>
            <w:tcW w:w="1842" w:type="dxa"/>
            <w:tcBorders>
              <w:top w:val="nil"/>
              <w:left w:val="nil"/>
              <w:bottom w:val="single" w:sz="4" w:space="0" w:color="auto"/>
              <w:right w:val="single" w:sz="4" w:space="0" w:color="auto"/>
            </w:tcBorders>
          </w:tcPr>
          <w:p w14:paraId="1614BCA0" w14:textId="77777777" w:rsidR="00A15CCB" w:rsidRDefault="00A15CCB">
            <w:pPr>
              <w:jc w:val="center"/>
              <w:rPr>
                <w:b/>
                <w:bCs/>
                <w:sz w:val="20"/>
              </w:rPr>
            </w:pPr>
          </w:p>
        </w:tc>
      </w:tr>
      <w:tr w:rsidR="00A15CCB" w14:paraId="4A86B63A" w14:textId="77777777">
        <w:trPr>
          <w:cantSplit/>
          <w:trHeight w:val="397"/>
          <w:jc w:val="center"/>
        </w:trPr>
        <w:tc>
          <w:tcPr>
            <w:tcW w:w="421" w:type="dxa"/>
            <w:tcBorders>
              <w:top w:val="single" w:sz="4" w:space="0" w:color="auto"/>
              <w:left w:val="single" w:sz="4" w:space="0" w:color="auto"/>
              <w:bottom w:val="single" w:sz="4" w:space="0" w:color="auto"/>
              <w:right w:val="single" w:sz="4" w:space="0" w:color="auto"/>
            </w:tcBorders>
            <w:vAlign w:val="center"/>
          </w:tcPr>
          <w:p w14:paraId="52A2B5D5" w14:textId="77777777" w:rsidR="00A15CCB" w:rsidRDefault="00A15CCB">
            <w:pPr>
              <w:rPr>
                <w:b/>
                <w:bCs/>
                <w:sz w:val="20"/>
              </w:rPr>
            </w:pPr>
          </w:p>
        </w:tc>
        <w:tc>
          <w:tcPr>
            <w:tcW w:w="1134" w:type="dxa"/>
            <w:tcBorders>
              <w:top w:val="nil"/>
              <w:left w:val="nil"/>
              <w:bottom w:val="single" w:sz="4" w:space="0" w:color="auto"/>
              <w:right w:val="single" w:sz="4" w:space="0" w:color="auto"/>
            </w:tcBorders>
            <w:tcMar>
              <w:top w:w="15" w:type="dxa"/>
              <w:left w:w="15" w:type="dxa"/>
              <w:bottom w:w="0" w:type="dxa"/>
              <w:right w:w="15" w:type="dxa"/>
            </w:tcMar>
            <w:vAlign w:val="center"/>
          </w:tcPr>
          <w:p w14:paraId="472686BE" w14:textId="77777777" w:rsidR="00A15CCB" w:rsidRDefault="00A15CCB">
            <w:pPr>
              <w:jc w:val="center"/>
              <w:rPr>
                <w:b/>
                <w:bCs/>
                <w:sz w:val="20"/>
              </w:rPr>
            </w:pPr>
          </w:p>
        </w:tc>
        <w:tc>
          <w:tcPr>
            <w:tcW w:w="713" w:type="dxa"/>
            <w:tcBorders>
              <w:top w:val="nil"/>
              <w:left w:val="nil"/>
              <w:bottom w:val="single" w:sz="4" w:space="0" w:color="auto"/>
              <w:right w:val="single" w:sz="4" w:space="0" w:color="auto"/>
            </w:tcBorders>
            <w:tcMar>
              <w:top w:w="15" w:type="dxa"/>
              <w:left w:w="15" w:type="dxa"/>
              <w:bottom w:w="0" w:type="dxa"/>
              <w:right w:w="15" w:type="dxa"/>
            </w:tcMar>
            <w:vAlign w:val="center"/>
          </w:tcPr>
          <w:p w14:paraId="2C0C031D" w14:textId="77777777" w:rsidR="00A15CCB" w:rsidRDefault="00A15CCB">
            <w:pPr>
              <w:jc w:val="center"/>
              <w:rPr>
                <w:b/>
                <w:bCs/>
                <w:sz w:val="20"/>
              </w:rPr>
            </w:pPr>
          </w:p>
        </w:tc>
        <w:tc>
          <w:tcPr>
            <w:tcW w:w="2122" w:type="dxa"/>
            <w:tcBorders>
              <w:top w:val="nil"/>
              <w:left w:val="nil"/>
              <w:bottom w:val="single" w:sz="4" w:space="0" w:color="auto"/>
              <w:right w:val="single" w:sz="4" w:space="0" w:color="auto"/>
            </w:tcBorders>
            <w:tcMar>
              <w:top w:w="15" w:type="dxa"/>
              <w:left w:w="15" w:type="dxa"/>
              <w:bottom w:w="0" w:type="dxa"/>
              <w:right w:w="15" w:type="dxa"/>
            </w:tcMar>
            <w:vAlign w:val="center"/>
          </w:tcPr>
          <w:p w14:paraId="63E02C13"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2A07CC1D" w14:textId="77777777" w:rsidR="00A15CCB" w:rsidRDefault="00A15CCB">
            <w:pPr>
              <w:jc w:val="center"/>
              <w:rPr>
                <w:b/>
                <w:bCs/>
                <w:sz w:val="20"/>
              </w:rPr>
            </w:pPr>
          </w:p>
        </w:tc>
        <w:tc>
          <w:tcPr>
            <w:tcW w:w="1559" w:type="dxa"/>
            <w:tcBorders>
              <w:top w:val="nil"/>
              <w:left w:val="nil"/>
              <w:bottom w:val="single" w:sz="4" w:space="0" w:color="auto"/>
              <w:right w:val="single" w:sz="4" w:space="0" w:color="auto"/>
            </w:tcBorders>
            <w:vAlign w:val="center"/>
          </w:tcPr>
          <w:p w14:paraId="082E4E01"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73732B31" w14:textId="77777777" w:rsidR="00A15CCB" w:rsidRDefault="00A15CCB">
            <w:pPr>
              <w:jc w:val="center"/>
              <w:rPr>
                <w:b/>
                <w:bCs/>
                <w:sz w:val="20"/>
              </w:rPr>
            </w:pPr>
          </w:p>
        </w:tc>
        <w:tc>
          <w:tcPr>
            <w:tcW w:w="993" w:type="dxa"/>
            <w:gridSpan w:val="2"/>
            <w:tcBorders>
              <w:top w:val="nil"/>
              <w:left w:val="nil"/>
              <w:bottom w:val="single" w:sz="4" w:space="0" w:color="auto"/>
              <w:right w:val="single" w:sz="4" w:space="0" w:color="auto"/>
            </w:tcBorders>
          </w:tcPr>
          <w:p w14:paraId="244CE4CC" w14:textId="77777777" w:rsidR="00A15CCB" w:rsidRDefault="00A15CCB">
            <w:pPr>
              <w:jc w:val="center"/>
              <w:rPr>
                <w:b/>
                <w:bCs/>
                <w:sz w:val="20"/>
              </w:rPr>
            </w:pPr>
          </w:p>
        </w:tc>
        <w:tc>
          <w:tcPr>
            <w:tcW w:w="1842" w:type="dxa"/>
            <w:tcBorders>
              <w:top w:val="nil"/>
              <w:left w:val="nil"/>
              <w:bottom w:val="single" w:sz="4" w:space="0" w:color="auto"/>
              <w:right w:val="single" w:sz="4" w:space="0" w:color="auto"/>
            </w:tcBorders>
          </w:tcPr>
          <w:p w14:paraId="34F23276" w14:textId="77777777" w:rsidR="00A15CCB" w:rsidRDefault="00A15CCB">
            <w:pPr>
              <w:jc w:val="center"/>
              <w:rPr>
                <w:b/>
                <w:bCs/>
                <w:sz w:val="20"/>
              </w:rPr>
            </w:pPr>
          </w:p>
        </w:tc>
      </w:tr>
      <w:tr w:rsidR="00A15CCB" w14:paraId="7A69BD6F" w14:textId="77777777">
        <w:trPr>
          <w:cantSplit/>
          <w:trHeight w:val="397"/>
          <w:jc w:val="center"/>
        </w:trPr>
        <w:tc>
          <w:tcPr>
            <w:tcW w:w="421" w:type="dxa"/>
            <w:tcBorders>
              <w:top w:val="single" w:sz="4" w:space="0" w:color="auto"/>
              <w:left w:val="single" w:sz="4" w:space="0" w:color="auto"/>
              <w:bottom w:val="single" w:sz="4" w:space="0" w:color="auto"/>
              <w:right w:val="single" w:sz="4" w:space="0" w:color="auto"/>
            </w:tcBorders>
            <w:vAlign w:val="center"/>
          </w:tcPr>
          <w:p w14:paraId="2D09B559" w14:textId="77777777" w:rsidR="00A15CCB" w:rsidRDefault="00A15CCB">
            <w:pPr>
              <w:rPr>
                <w:b/>
                <w:bCs/>
                <w:sz w:val="20"/>
              </w:rPr>
            </w:pPr>
          </w:p>
        </w:tc>
        <w:tc>
          <w:tcPr>
            <w:tcW w:w="1134" w:type="dxa"/>
            <w:tcBorders>
              <w:top w:val="nil"/>
              <w:left w:val="nil"/>
              <w:bottom w:val="single" w:sz="4" w:space="0" w:color="auto"/>
              <w:right w:val="single" w:sz="4" w:space="0" w:color="auto"/>
            </w:tcBorders>
            <w:tcMar>
              <w:top w:w="15" w:type="dxa"/>
              <w:left w:w="15" w:type="dxa"/>
              <w:bottom w:w="0" w:type="dxa"/>
              <w:right w:w="15" w:type="dxa"/>
            </w:tcMar>
            <w:vAlign w:val="center"/>
          </w:tcPr>
          <w:p w14:paraId="687EEED9" w14:textId="77777777" w:rsidR="00A15CCB" w:rsidRDefault="00A15CCB">
            <w:pPr>
              <w:jc w:val="center"/>
              <w:rPr>
                <w:b/>
                <w:bCs/>
                <w:sz w:val="20"/>
              </w:rPr>
            </w:pPr>
          </w:p>
        </w:tc>
        <w:tc>
          <w:tcPr>
            <w:tcW w:w="713" w:type="dxa"/>
            <w:tcBorders>
              <w:top w:val="nil"/>
              <w:left w:val="nil"/>
              <w:bottom w:val="single" w:sz="4" w:space="0" w:color="auto"/>
              <w:right w:val="single" w:sz="4" w:space="0" w:color="auto"/>
            </w:tcBorders>
            <w:tcMar>
              <w:top w:w="15" w:type="dxa"/>
              <w:left w:w="15" w:type="dxa"/>
              <w:bottom w:w="0" w:type="dxa"/>
              <w:right w:w="15" w:type="dxa"/>
            </w:tcMar>
            <w:vAlign w:val="center"/>
          </w:tcPr>
          <w:p w14:paraId="689DDAAA" w14:textId="77777777" w:rsidR="00A15CCB" w:rsidRDefault="00A15CCB">
            <w:pPr>
              <w:jc w:val="center"/>
              <w:rPr>
                <w:b/>
                <w:bCs/>
                <w:sz w:val="20"/>
              </w:rPr>
            </w:pPr>
          </w:p>
        </w:tc>
        <w:tc>
          <w:tcPr>
            <w:tcW w:w="2122" w:type="dxa"/>
            <w:tcBorders>
              <w:top w:val="nil"/>
              <w:left w:val="nil"/>
              <w:bottom w:val="single" w:sz="4" w:space="0" w:color="auto"/>
              <w:right w:val="single" w:sz="4" w:space="0" w:color="auto"/>
            </w:tcBorders>
            <w:tcMar>
              <w:top w:w="15" w:type="dxa"/>
              <w:left w:w="15" w:type="dxa"/>
              <w:bottom w:w="0" w:type="dxa"/>
              <w:right w:w="15" w:type="dxa"/>
            </w:tcMar>
            <w:vAlign w:val="center"/>
          </w:tcPr>
          <w:p w14:paraId="0ADA91D0"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7E189B2C" w14:textId="77777777" w:rsidR="00A15CCB" w:rsidRDefault="00A15CCB">
            <w:pPr>
              <w:jc w:val="center"/>
              <w:rPr>
                <w:b/>
                <w:bCs/>
                <w:sz w:val="20"/>
              </w:rPr>
            </w:pPr>
          </w:p>
        </w:tc>
        <w:tc>
          <w:tcPr>
            <w:tcW w:w="1559" w:type="dxa"/>
            <w:tcBorders>
              <w:top w:val="nil"/>
              <w:left w:val="nil"/>
              <w:bottom w:val="single" w:sz="4" w:space="0" w:color="auto"/>
              <w:right w:val="single" w:sz="4" w:space="0" w:color="auto"/>
            </w:tcBorders>
            <w:vAlign w:val="center"/>
          </w:tcPr>
          <w:p w14:paraId="1105D32F"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278370A4" w14:textId="77777777" w:rsidR="00A15CCB" w:rsidRDefault="00A15CCB">
            <w:pPr>
              <w:jc w:val="center"/>
              <w:rPr>
                <w:b/>
                <w:bCs/>
                <w:sz w:val="20"/>
              </w:rPr>
            </w:pPr>
          </w:p>
        </w:tc>
        <w:tc>
          <w:tcPr>
            <w:tcW w:w="993" w:type="dxa"/>
            <w:gridSpan w:val="2"/>
            <w:tcBorders>
              <w:top w:val="nil"/>
              <w:left w:val="nil"/>
              <w:bottom w:val="single" w:sz="4" w:space="0" w:color="auto"/>
              <w:right w:val="single" w:sz="4" w:space="0" w:color="auto"/>
            </w:tcBorders>
          </w:tcPr>
          <w:p w14:paraId="788510C0" w14:textId="77777777" w:rsidR="00A15CCB" w:rsidRDefault="00A15CCB">
            <w:pPr>
              <w:jc w:val="center"/>
              <w:rPr>
                <w:b/>
                <w:bCs/>
                <w:sz w:val="20"/>
              </w:rPr>
            </w:pPr>
          </w:p>
        </w:tc>
        <w:tc>
          <w:tcPr>
            <w:tcW w:w="1842" w:type="dxa"/>
            <w:tcBorders>
              <w:top w:val="nil"/>
              <w:left w:val="nil"/>
              <w:bottom w:val="single" w:sz="4" w:space="0" w:color="auto"/>
              <w:right w:val="single" w:sz="4" w:space="0" w:color="auto"/>
            </w:tcBorders>
          </w:tcPr>
          <w:p w14:paraId="23E09967" w14:textId="77777777" w:rsidR="00A15CCB" w:rsidRDefault="00A15CCB">
            <w:pPr>
              <w:jc w:val="center"/>
              <w:rPr>
                <w:b/>
                <w:bCs/>
                <w:sz w:val="20"/>
              </w:rPr>
            </w:pPr>
          </w:p>
        </w:tc>
      </w:tr>
      <w:tr w:rsidR="00A15CCB" w14:paraId="235DD138" w14:textId="77777777">
        <w:trPr>
          <w:cantSplit/>
          <w:trHeight w:val="397"/>
          <w:jc w:val="center"/>
        </w:trPr>
        <w:tc>
          <w:tcPr>
            <w:tcW w:w="421" w:type="dxa"/>
            <w:tcBorders>
              <w:top w:val="single" w:sz="4" w:space="0" w:color="auto"/>
              <w:left w:val="single" w:sz="4" w:space="0" w:color="auto"/>
              <w:bottom w:val="single" w:sz="4" w:space="0" w:color="auto"/>
              <w:right w:val="single" w:sz="4" w:space="0" w:color="auto"/>
            </w:tcBorders>
            <w:vAlign w:val="center"/>
          </w:tcPr>
          <w:p w14:paraId="4595544B" w14:textId="77777777" w:rsidR="00A15CCB" w:rsidRDefault="00A15CCB">
            <w:pPr>
              <w:rPr>
                <w:b/>
                <w:bCs/>
                <w:sz w:val="20"/>
              </w:rPr>
            </w:pPr>
          </w:p>
        </w:tc>
        <w:tc>
          <w:tcPr>
            <w:tcW w:w="1134" w:type="dxa"/>
            <w:tcBorders>
              <w:top w:val="nil"/>
              <w:left w:val="nil"/>
              <w:bottom w:val="single" w:sz="4" w:space="0" w:color="auto"/>
              <w:right w:val="single" w:sz="4" w:space="0" w:color="auto"/>
            </w:tcBorders>
            <w:tcMar>
              <w:top w:w="15" w:type="dxa"/>
              <w:left w:w="15" w:type="dxa"/>
              <w:bottom w:w="0" w:type="dxa"/>
              <w:right w:w="15" w:type="dxa"/>
            </w:tcMar>
            <w:vAlign w:val="center"/>
          </w:tcPr>
          <w:p w14:paraId="0CCF9C96" w14:textId="77777777" w:rsidR="00A15CCB" w:rsidRDefault="00A15CCB">
            <w:pPr>
              <w:jc w:val="center"/>
              <w:rPr>
                <w:b/>
                <w:bCs/>
                <w:sz w:val="20"/>
              </w:rPr>
            </w:pPr>
          </w:p>
        </w:tc>
        <w:tc>
          <w:tcPr>
            <w:tcW w:w="713" w:type="dxa"/>
            <w:tcBorders>
              <w:top w:val="nil"/>
              <w:left w:val="nil"/>
              <w:bottom w:val="single" w:sz="4" w:space="0" w:color="auto"/>
              <w:right w:val="single" w:sz="4" w:space="0" w:color="auto"/>
            </w:tcBorders>
            <w:tcMar>
              <w:top w:w="15" w:type="dxa"/>
              <w:left w:w="15" w:type="dxa"/>
              <w:bottom w:w="0" w:type="dxa"/>
              <w:right w:w="15" w:type="dxa"/>
            </w:tcMar>
            <w:vAlign w:val="center"/>
          </w:tcPr>
          <w:p w14:paraId="13B6EA15" w14:textId="77777777" w:rsidR="00A15CCB" w:rsidRDefault="00A15CCB">
            <w:pPr>
              <w:jc w:val="center"/>
              <w:rPr>
                <w:b/>
                <w:bCs/>
                <w:sz w:val="20"/>
              </w:rPr>
            </w:pPr>
          </w:p>
        </w:tc>
        <w:tc>
          <w:tcPr>
            <w:tcW w:w="2122" w:type="dxa"/>
            <w:tcBorders>
              <w:top w:val="nil"/>
              <w:left w:val="nil"/>
              <w:bottom w:val="single" w:sz="4" w:space="0" w:color="auto"/>
              <w:right w:val="single" w:sz="4" w:space="0" w:color="auto"/>
            </w:tcBorders>
            <w:tcMar>
              <w:top w:w="15" w:type="dxa"/>
              <w:left w:w="15" w:type="dxa"/>
              <w:bottom w:w="0" w:type="dxa"/>
              <w:right w:w="15" w:type="dxa"/>
            </w:tcMar>
            <w:vAlign w:val="center"/>
          </w:tcPr>
          <w:p w14:paraId="6B3ED4F5"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647CB715" w14:textId="77777777" w:rsidR="00A15CCB" w:rsidRDefault="00A15CCB">
            <w:pPr>
              <w:jc w:val="center"/>
              <w:rPr>
                <w:b/>
                <w:bCs/>
                <w:sz w:val="20"/>
              </w:rPr>
            </w:pPr>
          </w:p>
        </w:tc>
        <w:tc>
          <w:tcPr>
            <w:tcW w:w="1559" w:type="dxa"/>
            <w:tcBorders>
              <w:top w:val="nil"/>
              <w:left w:val="nil"/>
              <w:bottom w:val="single" w:sz="4" w:space="0" w:color="auto"/>
              <w:right w:val="single" w:sz="4" w:space="0" w:color="auto"/>
            </w:tcBorders>
            <w:vAlign w:val="center"/>
          </w:tcPr>
          <w:p w14:paraId="1F88990A"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5663EA80" w14:textId="77777777" w:rsidR="00A15CCB" w:rsidRDefault="00A15CCB">
            <w:pPr>
              <w:jc w:val="center"/>
              <w:rPr>
                <w:b/>
                <w:bCs/>
                <w:sz w:val="20"/>
              </w:rPr>
            </w:pPr>
          </w:p>
        </w:tc>
        <w:tc>
          <w:tcPr>
            <w:tcW w:w="993" w:type="dxa"/>
            <w:gridSpan w:val="2"/>
            <w:tcBorders>
              <w:top w:val="nil"/>
              <w:left w:val="nil"/>
              <w:bottom w:val="single" w:sz="4" w:space="0" w:color="auto"/>
              <w:right w:val="single" w:sz="4" w:space="0" w:color="auto"/>
            </w:tcBorders>
          </w:tcPr>
          <w:p w14:paraId="5228107B" w14:textId="77777777" w:rsidR="00A15CCB" w:rsidRDefault="00A15CCB">
            <w:pPr>
              <w:jc w:val="center"/>
              <w:rPr>
                <w:b/>
                <w:bCs/>
                <w:sz w:val="20"/>
              </w:rPr>
            </w:pPr>
          </w:p>
        </w:tc>
        <w:tc>
          <w:tcPr>
            <w:tcW w:w="1842" w:type="dxa"/>
            <w:tcBorders>
              <w:top w:val="nil"/>
              <w:left w:val="nil"/>
              <w:bottom w:val="single" w:sz="4" w:space="0" w:color="auto"/>
              <w:right w:val="single" w:sz="4" w:space="0" w:color="auto"/>
            </w:tcBorders>
          </w:tcPr>
          <w:p w14:paraId="660D32AC" w14:textId="77777777" w:rsidR="00A15CCB" w:rsidRDefault="00A15CCB">
            <w:pPr>
              <w:jc w:val="center"/>
              <w:rPr>
                <w:b/>
                <w:bCs/>
                <w:sz w:val="20"/>
              </w:rPr>
            </w:pPr>
          </w:p>
        </w:tc>
      </w:tr>
      <w:tr w:rsidR="00A15CCB" w14:paraId="71E40C97" w14:textId="77777777">
        <w:trPr>
          <w:cantSplit/>
          <w:trHeight w:val="397"/>
          <w:jc w:val="center"/>
        </w:trPr>
        <w:tc>
          <w:tcPr>
            <w:tcW w:w="421" w:type="dxa"/>
            <w:tcBorders>
              <w:top w:val="single" w:sz="4" w:space="0" w:color="auto"/>
              <w:left w:val="single" w:sz="4" w:space="0" w:color="auto"/>
              <w:bottom w:val="single" w:sz="4" w:space="0" w:color="auto"/>
              <w:right w:val="single" w:sz="4" w:space="0" w:color="auto"/>
            </w:tcBorders>
            <w:vAlign w:val="center"/>
          </w:tcPr>
          <w:p w14:paraId="613017ED" w14:textId="77777777" w:rsidR="00A15CCB" w:rsidRDefault="00A15CCB">
            <w:pPr>
              <w:rPr>
                <w:b/>
                <w:bCs/>
                <w:sz w:val="20"/>
              </w:rPr>
            </w:pPr>
          </w:p>
        </w:tc>
        <w:tc>
          <w:tcPr>
            <w:tcW w:w="1134" w:type="dxa"/>
            <w:tcBorders>
              <w:top w:val="nil"/>
              <w:left w:val="nil"/>
              <w:bottom w:val="single" w:sz="4" w:space="0" w:color="auto"/>
              <w:right w:val="single" w:sz="4" w:space="0" w:color="auto"/>
            </w:tcBorders>
            <w:tcMar>
              <w:top w:w="15" w:type="dxa"/>
              <w:left w:w="15" w:type="dxa"/>
              <w:bottom w:w="0" w:type="dxa"/>
              <w:right w:w="15" w:type="dxa"/>
            </w:tcMar>
            <w:vAlign w:val="center"/>
          </w:tcPr>
          <w:p w14:paraId="0D12BCFC" w14:textId="77777777" w:rsidR="00A15CCB" w:rsidRDefault="00A15CCB">
            <w:pPr>
              <w:jc w:val="center"/>
              <w:rPr>
                <w:b/>
                <w:bCs/>
                <w:sz w:val="20"/>
              </w:rPr>
            </w:pPr>
          </w:p>
        </w:tc>
        <w:tc>
          <w:tcPr>
            <w:tcW w:w="713" w:type="dxa"/>
            <w:tcBorders>
              <w:top w:val="nil"/>
              <w:left w:val="nil"/>
              <w:bottom w:val="single" w:sz="4" w:space="0" w:color="auto"/>
              <w:right w:val="single" w:sz="4" w:space="0" w:color="auto"/>
            </w:tcBorders>
            <w:tcMar>
              <w:top w:w="15" w:type="dxa"/>
              <w:left w:w="15" w:type="dxa"/>
              <w:bottom w:w="0" w:type="dxa"/>
              <w:right w:w="15" w:type="dxa"/>
            </w:tcMar>
            <w:vAlign w:val="center"/>
          </w:tcPr>
          <w:p w14:paraId="22E8D9E1" w14:textId="77777777" w:rsidR="00A15CCB" w:rsidRDefault="00A15CCB">
            <w:pPr>
              <w:jc w:val="center"/>
              <w:rPr>
                <w:b/>
                <w:bCs/>
                <w:sz w:val="20"/>
              </w:rPr>
            </w:pPr>
          </w:p>
        </w:tc>
        <w:tc>
          <w:tcPr>
            <w:tcW w:w="2122" w:type="dxa"/>
            <w:tcBorders>
              <w:top w:val="nil"/>
              <w:left w:val="nil"/>
              <w:bottom w:val="single" w:sz="4" w:space="0" w:color="auto"/>
              <w:right w:val="single" w:sz="4" w:space="0" w:color="auto"/>
            </w:tcBorders>
            <w:tcMar>
              <w:top w:w="15" w:type="dxa"/>
              <w:left w:w="15" w:type="dxa"/>
              <w:bottom w:w="0" w:type="dxa"/>
              <w:right w:w="15" w:type="dxa"/>
            </w:tcMar>
            <w:vAlign w:val="center"/>
          </w:tcPr>
          <w:p w14:paraId="59FB4768"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17EF433D" w14:textId="77777777" w:rsidR="00A15CCB" w:rsidRDefault="00A15CCB">
            <w:pPr>
              <w:jc w:val="center"/>
              <w:rPr>
                <w:b/>
                <w:bCs/>
                <w:sz w:val="20"/>
              </w:rPr>
            </w:pPr>
          </w:p>
        </w:tc>
        <w:tc>
          <w:tcPr>
            <w:tcW w:w="1559" w:type="dxa"/>
            <w:tcBorders>
              <w:top w:val="nil"/>
              <w:left w:val="nil"/>
              <w:bottom w:val="single" w:sz="4" w:space="0" w:color="auto"/>
              <w:right w:val="single" w:sz="4" w:space="0" w:color="auto"/>
            </w:tcBorders>
            <w:vAlign w:val="center"/>
          </w:tcPr>
          <w:p w14:paraId="50F3488F"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20338824" w14:textId="77777777" w:rsidR="00A15CCB" w:rsidRDefault="00A15CCB">
            <w:pPr>
              <w:jc w:val="center"/>
              <w:rPr>
                <w:b/>
                <w:bCs/>
                <w:sz w:val="20"/>
              </w:rPr>
            </w:pPr>
          </w:p>
        </w:tc>
        <w:tc>
          <w:tcPr>
            <w:tcW w:w="993" w:type="dxa"/>
            <w:gridSpan w:val="2"/>
            <w:tcBorders>
              <w:top w:val="nil"/>
              <w:left w:val="nil"/>
              <w:bottom w:val="single" w:sz="4" w:space="0" w:color="auto"/>
              <w:right w:val="single" w:sz="4" w:space="0" w:color="auto"/>
            </w:tcBorders>
          </w:tcPr>
          <w:p w14:paraId="73FAA005" w14:textId="77777777" w:rsidR="00A15CCB" w:rsidRDefault="00A15CCB">
            <w:pPr>
              <w:jc w:val="center"/>
              <w:rPr>
                <w:b/>
                <w:bCs/>
                <w:sz w:val="20"/>
              </w:rPr>
            </w:pPr>
          </w:p>
        </w:tc>
        <w:tc>
          <w:tcPr>
            <w:tcW w:w="1842" w:type="dxa"/>
            <w:tcBorders>
              <w:top w:val="nil"/>
              <w:left w:val="nil"/>
              <w:bottom w:val="single" w:sz="4" w:space="0" w:color="auto"/>
              <w:right w:val="single" w:sz="4" w:space="0" w:color="auto"/>
            </w:tcBorders>
          </w:tcPr>
          <w:p w14:paraId="70D9E2F0" w14:textId="77777777" w:rsidR="00A15CCB" w:rsidRDefault="00A15CCB">
            <w:pPr>
              <w:jc w:val="center"/>
              <w:rPr>
                <w:b/>
                <w:bCs/>
                <w:sz w:val="20"/>
              </w:rPr>
            </w:pPr>
          </w:p>
        </w:tc>
      </w:tr>
      <w:tr w:rsidR="00A15CCB" w14:paraId="47E89B3E" w14:textId="77777777">
        <w:trPr>
          <w:cantSplit/>
          <w:trHeight w:val="397"/>
          <w:jc w:val="center"/>
        </w:trPr>
        <w:tc>
          <w:tcPr>
            <w:tcW w:w="421" w:type="dxa"/>
            <w:tcBorders>
              <w:top w:val="single" w:sz="4" w:space="0" w:color="auto"/>
              <w:left w:val="single" w:sz="4" w:space="0" w:color="auto"/>
              <w:bottom w:val="single" w:sz="4" w:space="0" w:color="auto"/>
              <w:right w:val="single" w:sz="4" w:space="0" w:color="auto"/>
            </w:tcBorders>
            <w:vAlign w:val="center"/>
          </w:tcPr>
          <w:p w14:paraId="54C4035A" w14:textId="77777777" w:rsidR="00A15CCB" w:rsidRDefault="00A15CCB">
            <w:pPr>
              <w:rPr>
                <w:b/>
                <w:bCs/>
                <w:sz w:val="20"/>
              </w:rPr>
            </w:pPr>
          </w:p>
        </w:tc>
        <w:tc>
          <w:tcPr>
            <w:tcW w:w="1134" w:type="dxa"/>
            <w:tcBorders>
              <w:top w:val="nil"/>
              <w:left w:val="nil"/>
              <w:bottom w:val="single" w:sz="4" w:space="0" w:color="auto"/>
              <w:right w:val="single" w:sz="4" w:space="0" w:color="auto"/>
            </w:tcBorders>
            <w:tcMar>
              <w:top w:w="15" w:type="dxa"/>
              <w:left w:w="15" w:type="dxa"/>
              <w:bottom w:w="0" w:type="dxa"/>
              <w:right w:w="15" w:type="dxa"/>
            </w:tcMar>
            <w:vAlign w:val="center"/>
          </w:tcPr>
          <w:p w14:paraId="7EC16F54" w14:textId="77777777" w:rsidR="00A15CCB" w:rsidRDefault="00A15CCB">
            <w:pPr>
              <w:jc w:val="center"/>
              <w:rPr>
                <w:b/>
                <w:bCs/>
                <w:sz w:val="20"/>
              </w:rPr>
            </w:pPr>
          </w:p>
        </w:tc>
        <w:tc>
          <w:tcPr>
            <w:tcW w:w="713" w:type="dxa"/>
            <w:tcBorders>
              <w:top w:val="nil"/>
              <w:left w:val="nil"/>
              <w:bottom w:val="single" w:sz="4" w:space="0" w:color="auto"/>
              <w:right w:val="single" w:sz="4" w:space="0" w:color="auto"/>
            </w:tcBorders>
            <w:tcMar>
              <w:top w:w="15" w:type="dxa"/>
              <w:left w:w="15" w:type="dxa"/>
              <w:bottom w:w="0" w:type="dxa"/>
              <w:right w:w="15" w:type="dxa"/>
            </w:tcMar>
            <w:vAlign w:val="center"/>
          </w:tcPr>
          <w:p w14:paraId="5DD8EF56" w14:textId="77777777" w:rsidR="00A15CCB" w:rsidRDefault="00A15CCB">
            <w:pPr>
              <w:jc w:val="center"/>
              <w:rPr>
                <w:b/>
                <w:bCs/>
                <w:sz w:val="20"/>
              </w:rPr>
            </w:pPr>
          </w:p>
        </w:tc>
        <w:tc>
          <w:tcPr>
            <w:tcW w:w="2122" w:type="dxa"/>
            <w:tcBorders>
              <w:top w:val="nil"/>
              <w:left w:val="nil"/>
              <w:bottom w:val="single" w:sz="4" w:space="0" w:color="auto"/>
              <w:right w:val="single" w:sz="4" w:space="0" w:color="auto"/>
            </w:tcBorders>
            <w:tcMar>
              <w:top w:w="15" w:type="dxa"/>
              <w:left w:w="15" w:type="dxa"/>
              <w:bottom w:w="0" w:type="dxa"/>
              <w:right w:w="15" w:type="dxa"/>
            </w:tcMar>
            <w:vAlign w:val="center"/>
          </w:tcPr>
          <w:p w14:paraId="66629FF7"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709FABE2" w14:textId="77777777" w:rsidR="00A15CCB" w:rsidRDefault="00A15CCB">
            <w:pPr>
              <w:jc w:val="center"/>
              <w:rPr>
                <w:b/>
                <w:bCs/>
                <w:sz w:val="20"/>
              </w:rPr>
            </w:pPr>
          </w:p>
        </w:tc>
        <w:tc>
          <w:tcPr>
            <w:tcW w:w="1559" w:type="dxa"/>
            <w:tcBorders>
              <w:top w:val="nil"/>
              <w:left w:val="nil"/>
              <w:bottom w:val="single" w:sz="4" w:space="0" w:color="auto"/>
              <w:right w:val="single" w:sz="4" w:space="0" w:color="auto"/>
            </w:tcBorders>
            <w:vAlign w:val="center"/>
          </w:tcPr>
          <w:p w14:paraId="3891DF2F" w14:textId="77777777" w:rsidR="00A15CCB" w:rsidRDefault="00A15CCB">
            <w:pPr>
              <w:jc w:val="center"/>
              <w:rPr>
                <w:b/>
                <w:bCs/>
                <w:sz w:val="20"/>
              </w:rPr>
            </w:pPr>
          </w:p>
        </w:tc>
        <w:tc>
          <w:tcPr>
            <w:tcW w:w="992" w:type="dxa"/>
            <w:tcBorders>
              <w:top w:val="nil"/>
              <w:left w:val="nil"/>
              <w:bottom w:val="single" w:sz="4" w:space="0" w:color="auto"/>
              <w:right w:val="single" w:sz="4" w:space="0" w:color="auto"/>
            </w:tcBorders>
            <w:tcMar>
              <w:top w:w="15" w:type="dxa"/>
              <w:left w:w="15" w:type="dxa"/>
              <w:bottom w:w="0" w:type="dxa"/>
              <w:right w:w="15" w:type="dxa"/>
            </w:tcMar>
            <w:vAlign w:val="center"/>
          </w:tcPr>
          <w:p w14:paraId="4F2BDF12" w14:textId="77777777" w:rsidR="00A15CCB" w:rsidRDefault="00A15CCB">
            <w:pPr>
              <w:jc w:val="center"/>
              <w:rPr>
                <w:b/>
                <w:bCs/>
                <w:sz w:val="20"/>
              </w:rPr>
            </w:pPr>
          </w:p>
        </w:tc>
        <w:tc>
          <w:tcPr>
            <w:tcW w:w="993" w:type="dxa"/>
            <w:gridSpan w:val="2"/>
            <w:tcBorders>
              <w:top w:val="nil"/>
              <w:left w:val="nil"/>
              <w:bottom w:val="single" w:sz="4" w:space="0" w:color="auto"/>
              <w:right w:val="single" w:sz="4" w:space="0" w:color="auto"/>
            </w:tcBorders>
          </w:tcPr>
          <w:p w14:paraId="61199CF0" w14:textId="77777777" w:rsidR="00A15CCB" w:rsidRDefault="00A15CCB">
            <w:pPr>
              <w:jc w:val="center"/>
              <w:rPr>
                <w:b/>
                <w:bCs/>
                <w:sz w:val="20"/>
              </w:rPr>
            </w:pPr>
          </w:p>
        </w:tc>
        <w:tc>
          <w:tcPr>
            <w:tcW w:w="1842" w:type="dxa"/>
            <w:tcBorders>
              <w:top w:val="nil"/>
              <w:left w:val="nil"/>
              <w:bottom w:val="single" w:sz="4" w:space="0" w:color="auto"/>
              <w:right w:val="single" w:sz="4" w:space="0" w:color="auto"/>
            </w:tcBorders>
          </w:tcPr>
          <w:p w14:paraId="2EA69681" w14:textId="77777777" w:rsidR="00A15CCB" w:rsidRDefault="00A15CCB">
            <w:pPr>
              <w:jc w:val="center"/>
              <w:rPr>
                <w:b/>
                <w:bCs/>
                <w:sz w:val="20"/>
              </w:rPr>
            </w:pPr>
          </w:p>
        </w:tc>
      </w:tr>
      <w:tr w:rsidR="00A15CCB" w14:paraId="6A0D8116" w14:textId="77777777">
        <w:trPr>
          <w:cantSplit/>
          <w:trHeight w:val="397"/>
          <w:jc w:val="center"/>
        </w:trPr>
        <w:tc>
          <w:tcPr>
            <w:tcW w:w="2268" w:type="dxa"/>
            <w:gridSpan w:val="3"/>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14:paraId="41988532" w14:textId="77777777" w:rsidR="00A15CCB" w:rsidRDefault="00D976B0">
            <w:pPr>
              <w:jc w:val="center"/>
            </w:pPr>
            <w:r>
              <w:rPr>
                <w:rFonts w:hint="eastAsia"/>
              </w:rPr>
              <w:t>固定研究人员合计</w:t>
            </w:r>
          </w:p>
        </w:tc>
        <w:tc>
          <w:tcPr>
            <w:tcW w:w="3114"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133AA9AE" w14:textId="77777777" w:rsidR="00A15CCB" w:rsidRDefault="00A15CCB"/>
        </w:tc>
        <w:tc>
          <w:tcPr>
            <w:tcW w:w="1559" w:type="dxa"/>
            <w:tcBorders>
              <w:top w:val="nil"/>
              <w:left w:val="nil"/>
              <w:bottom w:val="single" w:sz="4" w:space="0" w:color="auto"/>
              <w:right w:val="single" w:sz="4" w:space="0" w:color="auto"/>
            </w:tcBorders>
            <w:vAlign w:val="center"/>
          </w:tcPr>
          <w:p w14:paraId="4C8C3BDF" w14:textId="77777777" w:rsidR="00A15CCB" w:rsidRDefault="00D976B0">
            <w:pPr>
              <w:jc w:val="center"/>
            </w:pPr>
            <w:r>
              <w:rPr>
                <w:rFonts w:hint="eastAsia"/>
              </w:rPr>
              <w:t>／</w:t>
            </w:r>
          </w:p>
        </w:tc>
        <w:tc>
          <w:tcPr>
            <w:tcW w:w="1277" w:type="dxa"/>
            <w:gridSpan w:val="2"/>
            <w:tcBorders>
              <w:top w:val="nil"/>
              <w:left w:val="nil"/>
              <w:bottom w:val="single" w:sz="4" w:space="0" w:color="auto"/>
              <w:right w:val="nil"/>
            </w:tcBorders>
          </w:tcPr>
          <w:p w14:paraId="3AE1B4AD" w14:textId="77777777" w:rsidR="00A15CCB" w:rsidRDefault="00A15CCB">
            <w:pPr>
              <w:jc w:val="center"/>
            </w:pPr>
          </w:p>
        </w:tc>
        <w:tc>
          <w:tcPr>
            <w:tcW w:w="708" w:type="dxa"/>
            <w:tcBorders>
              <w:top w:val="nil"/>
              <w:left w:val="nil"/>
              <w:bottom w:val="single" w:sz="4" w:space="0" w:color="auto"/>
              <w:right w:val="nil"/>
            </w:tcBorders>
          </w:tcPr>
          <w:p w14:paraId="7FDD2271" w14:textId="77777777" w:rsidR="00A15CCB" w:rsidRDefault="00A15CCB">
            <w:pPr>
              <w:jc w:val="center"/>
            </w:pPr>
          </w:p>
        </w:tc>
        <w:tc>
          <w:tcPr>
            <w:tcW w:w="1842" w:type="dxa"/>
            <w:tcBorders>
              <w:top w:val="nil"/>
              <w:left w:val="nil"/>
              <w:bottom w:val="single" w:sz="4" w:space="0" w:color="auto"/>
              <w:right w:val="single" w:sz="4" w:space="0" w:color="auto"/>
            </w:tcBorders>
            <w:tcMar>
              <w:top w:w="15" w:type="dxa"/>
              <w:left w:w="15" w:type="dxa"/>
              <w:bottom w:w="0" w:type="dxa"/>
              <w:right w:w="15" w:type="dxa"/>
            </w:tcMar>
            <w:vAlign w:val="center"/>
          </w:tcPr>
          <w:p w14:paraId="617F41D5" w14:textId="77777777" w:rsidR="00A15CCB" w:rsidRDefault="00D976B0">
            <w:pPr>
              <w:jc w:val="center"/>
            </w:pPr>
            <w:r>
              <w:rPr>
                <w:rFonts w:hint="eastAsia"/>
              </w:rPr>
              <w:t>／</w:t>
            </w:r>
          </w:p>
        </w:tc>
      </w:tr>
      <w:tr w:rsidR="00A15CCB" w14:paraId="0F92D052" w14:textId="77777777">
        <w:trPr>
          <w:cantSplit/>
          <w:trHeight w:val="397"/>
          <w:jc w:val="center"/>
        </w:trPr>
        <w:tc>
          <w:tcPr>
            <w:tcW w:w="2268" w:type="dxa"/>
            <w:gridSpan w:val="3"/>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14:paraId="231E1ABC" w14:textId="77777777" w:rsidR="00A15CCB" w:rsidRDefault="00D976B0">
            <w:pPr>
              <w:jc w:val="center"/>
            </w:pPr>
            <w:r>
              <w:rPr>
                <w:rFonts w:hint="eastAsia"/>
              </w:rPr>
              <w:t>流动人员或临时聘用人员合计</w:t>
            </w:r>
          </w:p>
        </w:tc>
        <w:tc>
          <w:tcPr>
            <w:tcW w:w="3114"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54F46DCB" w14:textId="77777777" w:rsidR="00A15CCB" w:rsidRDefault="00D976B0">
            <w:r>
              <w:rPr>
                <w:rFonts w:hint="eastAsia"/>
              </w:rPr>
              <w:t xml:space="preserve">　</w:t>
            </w:r>
          </w:p>
        </w:tc>
        <w:tc>
          <w:tcPr>
            <w:tcW w:w="1559" w:type="dxa"/>
            <w:tcBorders>
              <w:top w:val="nil"/>
              <w:left w:val="nil"/>
              <w:bottom w:val="single" w:sz="4" w:space="0" w:color="auto"/>
              <w:right w:val="single" w:sz="4" w:space="0" w:color="auto"/>
            </w:tcBorders>
            <w:vAlign w:val="center"/>
          </w:tcPr>
          <w:p w14:paraId="4024FA3C" w14:textId="77777777" w:rsidR="00A15CCB" w:rsidRDefault="00D976B0">
            <w:pPr>
              <w:jc w:val="center"/>
            </w:pPr>
            <w:r>
              <w:rPr>
                <w:rFonts w:hint="eastAsia"/>
              </w:rPr>
              <w:t>／</w:t>
            </w:r>
          </w:p>
        </w:tc>
        <w:tc>
          <w:tcPr>
            <w:tcW w:w="1277" w:type="dxa"/>
            <w:gridSpan w:val="2"/>
            <w:tcBorders>
              <w:top w:val="nil"/>
              <w:left w:val="nil"/>
              <w:bottom w:val="single" w:sz="4" w:space="0" w:color="auto"/>
              <w:right w:val="nil"/>
            </w:tcBorders>
          </w:tcPr>
          <w:p w14:paraId="65A0A271" w14:textId="77777777" w:rsidR="00A15CCB" w:rsidRDefault="00A15CCB">
            <w:pPr>
              <w:jc w:val="center"/>
            </w:pPr>
          </w:p>
        </w:tc>
        <w:tc>
          <w:tcPr>
            <w:tcW w:w="708" w:type="dxa"/>
            <w:tcBorders>
              <w:top w:val="nil"/>
              <w:left w:val="nil"/>
              <w:bottom w:val="single" w:sz="4" w:space="0" w:color="auto"/>
              <w:right w:val="nil"/>
            </w:tcBorders>
          </w:tcPr>
          <w:p w14:paraId="5E84B04D" w14:textId="77777777" w:rsidR="00A15CCB" w:rsidRDefault="00A15CCB">
            <w:pPr>
              <w:jc w:val="center"/>
            </w:pPr>
          </w:p>
        </w:tc>
        <w:tc>
          <w:tcPr>
            <w:tcW w:w="1842" w:type="dxa"/>
            <w:tcBorders>
              <w:top w:val="nil"/>
              <w:left w:val="nil"/>
              <w:bottom w:val="single" w:sz="4" w:space="0" w:color="auto"/>
              <w:right w:val="single" w:sz="4" w:space="0" w:color="auto"/>
            </w:tcBorders>
            <w:tcMar>
              <w:top w:w="15" w:type="dxa"/>
              <w:left w:w="15" w:type="dxa"/>
              <w:bottom w:w="0" w:type="dxa"/>
              <w:right w:w="15" w:type="dxa"/>
            </w:tcMar>
            <w:vAlign w:val="center"/>
          </w:tcPr>
          <w:p w14:paraId="236C5F5A" w14:textId="77777777" w:rsidR="00A15CCB" w:rsidRDefault="00D976B0">
            <w:pPr>
              <w:jc w:val="center"/>
            </w:pPr>
            <w:r>
              <w:rPr>
                <w:rFonts w:hint="eastAsia"/>
              </w:rPr>
              <w:t>／</w:t>
            </w:r>
          </w:p>
        </w:tc>
      </w:tr>
      <w:tr w:rsidR="00A15CCB" w14:paraId="1C89128A" w14:textId="77777777">
        <w:trPr>
          <w:cantSplit/>
          <w:trHeight w:val="397"/>
          <w:jc w:val="center"/>
        </w:trPr>
        <w:tc>
          <w:tcPr>
            <w:tcW w:w="2268" w:type="dxa"/>
            <w:gridSpan w:val="3"/>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0E4E9E5A" w14:textId="77777777" w:rsidR="00A15CCB" w:rsidRDefault="00D976B0">
            <w:pPr>
              <w:jc w:val="center"/>
            </w:pPr>
            <w:r>
              <w:rPr>
                <w:rFonts w:hint="eastAsia"/>
              </w:rPr>
              <w:t>累计</w:t>
            </w:r>
          </w:p>
        </w:tc>
        <w:tc>
          <w:tcPr>
            <w:tcW w:w="3114"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14:paraId="791D9DE3" w14:textId="77777777" w:rsidR="00A15CCB" w:rsidRDefault="00A15CCB">
            <w:pPr>
              <w:jc w:val="center"/>
            </w:pPr>
          </w:p>
        </w:tc>
        <w:tc>
          <w:tcPr>
            <w:tcW w:w="1559" w:type="dxa"/>
            <w:tcBorders>
              <w:top w:val="nil"/>
              <w:left w:val="nil"/>
              <w:bottom w:val="single" w:sz="4" w:space="0" w:color="auto"/>
              <w:right w:val="single" w:sz="4" w:space="0" w:color="auto"/>
            </w:tcBorders>
            <w:vAlign w:val="center"/>
          </w:tcPr>
          <w:p w14:paraId="003EFA57" w14:textId="77777777" w:rsidR="00A15CCB" w:rsidRDefault="00D976B0">
            <w:pPr>
              <w:jc w:val="center"/>
            </w:pPr>
            <w:r>
              <w:rPr>
                <w:rFonts w:hint="eastAsia"/>
              </w:rPr>
              <w:t>／</w:t>
            </w:r>
          </w:p>
        </w:tc>
        <w:tc>
          <w:tcPr>
            <w:tcW w:w="1277" w:type="dxa"/>
            <w:gridSpan w:val="2"/>
            <w:tcBorders>
              <w:top w:val="nil"/>
              <w:left w:val="nil"/>
              <w:bottom w:val="single" w:sz="4" w:space="0" w:color="auto"/>
              <w:right w:val="nil"/>
            </w:tcBorders>
          </w:tcPr>
          <w:p w14:paraId="0B168C3D" w14:textId="77777777" w:rsidR="00A15CCB" w:rsidRDefault="00A15CCB">
            <w:pPr>
              <w:jc w:val="center"/>
            </w:pPr>
          </w:p>
        </w:tc>
        <w:tc>
          <w:tcPr>
            <w:tcW w:w="708" w:type="dxa"/>
            <w:tcBorders>
              <w:top w:val="nil"/>
              <w:left w:val="nil"/>
              <w:bottom w:val="single" w:sz="4" w:space="0" w:color="auto"/>
              <w:right w:val="nil"/>
            </w:tcBorders>
          </w:tcPr>
          <w:p w14:paraId="7B0EAF37" w14:textId="77777777" w:rsidR="00A15CCB" w:rsidRDefault="00A15CCB">
            <w:pPr>
              <w:jc w:val="center"/>
            </w:pPr>
          </w:p>
        </w:tc>
        <w:tc>
          <w:tcPr>
            <w:tcW w:w="1842" w:type="dxa"/>
            <w:tcBorders>
              <w:top w:val="nil"/>
              <w:left w:val="nil"/>
              <w:bottom w:val="single" w:sz="4" w:space="0" w:color="auto"/>
              <w:right w:val="single" w:sz="4" w:space="0" w:color="auto"/>
            </w:tcBorders>
            <w:tcMar>
              <w:top w:w="15" w:type="dxa"/>
              <w:left w:w="15" w:type="dxa"/>
              <w:bottom w:w="0" w:type="dxa"/>
              <w:right w:w="15" w:type="dxa"/>
            </w:tcMar>
            <w:vAlign w:val="center"/>
          </w:tcPr>
          <w:p w14:paraId="7D64BBE4" w14:textId="77777777" w:rsidR="00A15CCB" w:rsidRDefault="00D976B0">
            <w:pPr>
              <w:jc w:val="center"/>
            </w:pPr>
            <w:r>
              <w:rPr>
                <w:rFonts w:hint="eastAsia"/>
              </w:rPr>
              <w:t>／</w:t>
            </w:r>
          </w:p>
        </w:tc>
      </w:tr>
    </w:tbl>
    <w:p w14:paraId="51990396" w14:textId="77777777" w:rsidR="00A15CCB" w:rsidRDefault="00A15CCB">
      <w:pPr>
        <w:spacing w:line="420" w:lineRule="auto"/>
      </w:pPr>
    </w:p>
    <w:p w14:paraId="762B67F5" w14:textId="77777777" w:rsidR="00A15CCB" w:rsidRDefault="00D976B0">
      <w:pPr>
        <w:widowControl/>
        <w:adjustRightInd/>
        <w:spacing w:line="240" w:lineRule="auto"/>
        <w:jc w:val="left"/>
        <w:textAlignment w:val="auto"/>
      </w:pPr>
      <w:r>
        <w:br w:type="page"/>
      </w:r>
    </w:p>
    <w:p w14:paraId="7A40135E" w14:textId="77777777" w:rsidR="00A15CCB" w:rsidRDefault="00D976B0">
      <w:pPr>
        <w:spacing w:afterLines="100" w:after="240" w:line="500" w:lineRule="exact"/>
        <w:outlineLvl w:val="0"/>
        <w:rPr>
          <w:sz w:val="28"/>
          <w:szCs w:val="28"/>
        </w:rPr>
      </w:pPr>
      <w:r>
        <w:rPr>
          <w:b/>
          <w:sz w:val="28"/>
          <w:szCs w:val="28"/>
        </w:rPr>
        <w:lastRenderedPageBreak/>
        <w:t>二、立项意义、国内外现状及发展趋势</w:t>
      </w:r>
      <w:r>
        <w:rPr>
          <w:rFonts w:hint="eastAsia"/>
          <w:b/>
          <w:sz w:val="28"/>
          <w:szCs w:val="28"/>
        </w:rPr>
        <w:t>（</w:t>
      </w:r>
      <w:r>
        <w:rPr>
          <w:sz w:val="28"/>
          <w:szCs w:val="28"/>
        </w:rPr>
        <w:t>意义和国内外现状分析应当与研制的科研仪器设备关联紧密、符合客观事实）</w:t>
      </w:r>
    </w:p>
    <w:p w14:paraId="0733F69C" w14:textId="77777777" w:rsidR="00A15CCB" w:rsidRDefault="00B412DB" w:rsidP="00D976B0">
      <w:pPr>
        <w:spacing w:line="360" w:lineRule="auto"/>
        <w:ind w:firstLineChars="250" w:firstLine="600"/>
        <w:rPr>
          <w:sz w:val="24"/>
        </w:rPr>
      </w:pPr>
      <w:r>
        <w:rPr>
          <w:sz w:val="24"/>
        </w:rPr>
        <w:t>近年来，</w:t>
      </w:r>
      <w:r w:rsidR="00D976B0">
        <w:rPr>
          <w:rFonts w:hint="eastAsia"/>
          <w:sz w:val="24"/>
        </w:rPr>
        <w:t>天文学</w:t>
      </w:r>
      <w:r>
        <w:rPr>
          <w:sz w:val="24"/>
        </w:rPr>
        <w:t>最重要的发现之一</w:t>
      </w:r>
      <w:r w:rsidR="00D976B0">
        <w:rPr>
          <w:rFonts w:hint="eastAsia"/>
          <w:sz w:val="24"/>
        </w:rPr>
        <w:t>是快速射电暴</w:t>
      </w:r>
      <w:r w:rsidR="00D976B0">
        <w:rPr>
          <w:rFonts w:hint="eastAsia"/>
          <w:sz w:val="24"/>
        </w:rPr>
        <w:t>(Fast Radio Burst, FRB)</w:t>
      </w:r>
      <w:r w:rsidR="00D976B0">
        <w:rPr>
          <w:rFonts w:hint="eastAsia"/>
          <w:sz w:val="24"/>
        </w:rPr>
        <w:t>，其持续时间短，</w:t>
      </w:r>
      <w:r w:rsidR="00D976B0">
        <w:rPr>
          <w:sz w:val="24"/>
        </w:rPr>
        <w:t>通常只有几毫秒，</w:t>
      </w:r>
      <w:r w:rsidR="00B46B47">
        <w:rPr>
          <w:rFonts w:hint="eastAsia"/>
          <w:sz w:val="24"/>
        </w:rPr>
        <w:t>爆发能量大，</w:t>
      </w:r>
      <w:r w:rsidR="00D976B0">
        <w:rPr>
          <w:rFonts w:hint="eastAsia"/>
          <w:sz w:val="24"/>
        </w:rPr>
        <w:t>而其形成机制迄今还是一个谜，是当前天文研究中的</w:t>
      </w:r>
      <w:r w:rsidR="00B46B47">
        <w:rPr>
          <w:rFonts w:eastAsiaTheme="minorEastAsia" w:hint="eastAsia"/>
          <w:sz w:val="24"/>
        </w:rPr>
        <w:t>最</w:t>
      </w:r>
      <w:r w:rsidR="00D976B0">
        <w:rPr>
          <w:rFonts w:hint="eastAsia"/>
          <w:sz w:val="24"/>
        </w:rPr>
        <w:t>热点之一。</w:t>
      </w:r>
      <w:r w:rsidR="00D976B0">
        <w:rPr>
          <w:sz w:val="24"/>
        </w:rPr>
        <w:t>Lorimer</w:t>
      </w:r>
      <w:r w:rsidR="00D976B0">
        <w:rPr>
          <w:sz w:val="24"/>
        </w:rPr>
        <w:t>等人利用澳大利亚</w:t>
      </w:r>
      <w:r w:rsidR="00D976B0">
        <w:rPr>
          <w:sz w:val="24"/>
        </w:rPr>
        <w:t>64</w:t>
      </w:r>
      <w:r w:rsidR="00D976B0">
        <w:rPr>
          <w:rFonts w:hint="eastAsia"/>
          <w:sz w:val="24"/>
        </w:rPr>
        <w:t>米帕克斯射电望远镜</w:t>
      </w:r>
      <w:r w:rsidR="00D976B0">
        <w:rPr>
          <w:sz w:val="24"/>
        </w:rPr>
        <w:t>，</w:t>
      </w:r>
      <w:r w:rsidR="00D976B0">
        <w:rPr>
          <w:rFonts w:hint="eastAsia"/>
          <w:sz w:val="24"/>
        </w:rPr>
        <w:t>首次在</w:t>
      </w:r>
      <w:r w:rsidR="00D976B0">
        <w:rPr>
          <w:rFonts w:hint="eastAsia"/>
          <w:sz w:val="24"/>
        </w:rPr>
        <w:t>2001</w:t>
      </w:r>
      <w:r w:rsidR="00D976B0">
        <w:rPr>
          <w:rFonts w:hint="eastAsia"/>
          <w:sz w:val="24"/>
        </w:rPr>
        <w:t>年的</w:t>
      </w:r>
      <w:r w:rsidR="00D976B0">
        <w:rPr>
          <w:sz w:val="24"/>
        </w:rPr>
        <w:t>脉冲</w:t>
      </w:r>
      <w:r w:rsidR="00D976B0">
        <w:rPr>
          <w:rFonts w:hint="eastAsia"/>
          <w:sz w:val="24"/>
        </w:rPr>
        <w:t>星存档</w:t>
      </w:r>
      <w:r w:rsidR="00D976B0">
        <w:rPr>
          <w:sz w:val="24"/>
        </w:rPr>
        <w:t>数据</w:t>
      </w:r>
      <w:r w:rsidR="00D976B0">
        <w:rPr>
          <w:rFonts w:hint="eastAsia"/>
          <w:sz w:val="24"/>
        </w:rPr>
        <w:t>中发现了快速</w:t>
      </w:r>
      <w:r w:rsidR="00D976B0">
        <w:rPr>
          <w:sz w:val="24"/>
        </w:rPr>
        <w:t>射电暴</w:t>
      </w:r>
      <w:r w:rsidR="00D976B0">
        <w:rPr>
          <w:rFonts w:hint="eastAsia"/>
          <w:sz w:val="24"/>
        </w:rPr>
        <w:t>现象</w:t>
      </w:r>
      <w:ins w:id="3" w:author="Fengquan Wu" w:date="2017-06-21T09:54:00Z">
        <w:r w:rsidR="00D976B0">
          <w:rPr>
            <w:rFonts w:eastAsiaTheme="minorEastAsia" w:hint="eastAsia"/>
            <w:sz w:val="24"/>
          </w:rPr>
          <w:t>，</w:t>
        </w:r>
      </w:ins>
      <w:r w:rsidR="00D976B0">
        <w:rPr>
          <w:rFonts w:hint="eastAsia"/>
          <w:sz w:val="24"/>
        </w:rPr>
        <w:t>并于</w:t>
      </w:r>
      <w:r w:rsidR="00D976B0">
        <w:rPr>
          <w:sz w:val="24"/>
        </w:rPr>
        <w:t>2007</w:t>
      </w:r>
      <w:r w:rsidR="00D976B0">
        <w:rPr>
          <w:rFonts w:hint="eastAsia"/>
          <w:sz w:val="24"/>
        </w:rPr>
        <w:t>年发表。截止</w:t>
      </w:r>
      <w:r w:rsidR="00D976B0">
        <w:rPr>
          <w:sz w:val="24"/>
        </w:rPr>
        <w:t>到</w:t>
      </w:r>
      <w:r w:rsidR="00D976B0">
        <w:rPr>
          <w:rFonts w:hint="eastAsia"/>
          <w:sz w:val="24"/>
        </w:rPr>
        <w:t>现在</w:t>
      </w:r>
      <w:r w:rsidR="00D976B0">
        <w:rPr>
          <w:sz w:val="24"/>
        </w:rPr>
        <w:t>，</w:t>
      </w:r>
      <w:r w:rsidR="00D976B0">
        <w:rPr>
          <w:rFonts w:hint="eastAsia"/>
          <w:sz w:val="24"/>
        </w:rPr>
        <w:t>共有</w:t>
      </w:r>
      <w:r w:rsidR="00422517">
        <w:rPr>
          <w:rFonts w:hint="eastAsia"/>
          <w:sz w:val="24"/>
        </w:rPr>
        <w:t>二十多个</w:t>
      </w:r>
      <w:r w:rsidR="00422517">
        <w:rPr>
          <w:rFonts w:hint="eastAsia"/>
          <w:sz w:val="24"/>
        </w:rPr>
        <w:t>FRB</w:t>
      </w:r>
      <w:r w:rsidR="00422517">
        <w:rPr>
          <w:rFonts w:hint="eastAsia"/>
          <w:sz w:val="24"/>
        </w:rPr>
        <w:t>被探测到，其中</w:t>
      </w:r>
      <w:r w:rsidR="00D976B0">
        <w:rPr>
          <w:sz w:val="24"/>
        </w:rPr>
        <w:t>18</w:t>
      </w:r>
      <w:r w:rsidR="00D976B0">
        <w:rPr>
          <w:rFonts w:hint="eastAsia"/>
          <w:sz w:val="24"/>
        </w:rPr>
        <w:t>个</w:t>
      </w:r>
      <w:r w:rsidR="00D976B0">
        <w:rPr>
          <w:sz w:val="24"/>
        </w:rPr>
        <w:t>快速射电暴</w:t>
      </w:r>
      <w:r w:rsidR="00422517">
        <w:rPr>
          <w:rFonts w:hint="eastAsia"/>
          <w:sz w:val="24"/>
        </w:rPr>
        <w:t>已公开发表</w:t>
      </w:r>
      <w:ins w:id="4" w:author="X Chen" w:date="2017-06-23T00:34:00Z">
        <w:r w:rsidR="00FE349E">
          <w:rPr>
            <w:rFonts w:eastAsiaTheme="minorEastAsia" w:hint="eastAsia"/>
            <w:sz w:val="24"/>
          </w:rPr>
          <w:t>，</w:t>
        </w:r>
      </w:ins>
      <w:del w:id="5" w:author="X Chen" w:date="2017-06-23T00:34:00Z">
        <w:r w:rsidR="00413E7C" w:rsidDel="00FE349E">
          <w:rPr>
            <w:rFonts w:eastAsiaTheme="minorEastAsia" w:hint="eastAsia"/>
            <w:sz w:val="24"/>
          </w:rPr>
          <w:delText>在</w:delText>
        </w:r>
      </w:del>
      <w:r w:rsidR="00422517">
        <w:rPr>
          <w:rFonts w:eastAsiaTheme="minorEastAsia" w:hint="eastAsia"/>
          <w:sz w:val="24"/>
        </w:rPr>
        <w:t>包括</w:t>
      </w:r>
      <w:r w:rsidR="007828C9">
        <w:rPr>
          <w:rFonts w:eastAsiaTheme="minorEastAsia" w:hint="eastAsia"/>
          <w:sz w:val="24"/>
        </w:rPr>
        <w:t>4</w:t>
      </w:r>
      <w:r w:rsidR="007828C9">
        <w:rPr>
          <w:rFonts w:eastAsiaTheme="minorEastAsia" w:hint="eastAsia"/>
          <w:sz w:val="24"/>
        </w:rPr>
        <w:t>篇</w:t>
      </w:r>
      <w:r w:rsidR="007828C9">
        <w:rPr>
          <w:rFonts w:eastAsiaTheme="minorEastAsia" w:hint="eastAsia"/>
          <w:sz w:val="24"/>
        </w:rPr>
        <w:t>Science</w:t>
      </w:r>
      <w:r w:rsidR="007828C9">
        <w:rPr>
          <w:rFonts w:eastAsiaTheme="minorEastAsia" w:hint="eastAsia"/>
          <w:sz w:val="24"/>
        </w:rPr>
        <w:t>、</w:t>
      </w:r>
      <w:r w:rsidR="007828C9">
        <w:rPr>
          <w:rFonts w:eastAsiaTheme="minorEastAsia" w:hint="eastAsia"/>
          <w:sz w:val="24"/>
        </w:rPr>
        <w:t>2</w:t>
      </w:r>
      <w:r w:rsidR="007828C9">
        <w:rPr>
          <w:rFonts w:eastAsiaTheme="minorEastAsia" w:hint="eastAsia"/>
          <w:sz w:val="24"/>
        </w:rPr>
        <w:t>篇</w:t>
      </w:r>
      <w:r w:rsidR="007828C9">
        <w:rPr>
          <w:rFonts w:eastAsiaTheme="minorEastAsia" w:hint="eastAsia"/>
          <w:sz w:val="24"/>
        </w:rPr>
        <w:t>Nature</w:t>
      </w:r>
      <w:r w:rsidR="007828C9">
        <w:rPr>
          <w:rFonts w:eastAsiaTheme="minorEastAsia" w:hint="eastAsia"/>
          <w:sz w:val="24"/>
        </w:rPr>
        <w:t>等</w:t>
      </w:r>
      <w:r w:rsidR="00780831">
        <w:rPr>
          <w:rFonts w:eastAsiaTheme="minorEastAsia" w:hint="eastAsia"/>
          <w:sz w:val="24"/>
        </w:rPr>
        <w:t>的</w:t>
      </w:r>
      <w:r w:rsidR="007828C9">
        <w:rPr>
          <w:rFonts w:eastAsiaTheme="minorEastAsia" w:hint="eastAsia"/>
          <w:sz w:val="24"/>
        </w:rPr>
        <w:t>国际顶级杂志</w:t>
      </w:r>
      <w:del w:id="6" w:author="X Chen" w:date="2017-06-23T00:35:00Z">
        <w:r w:rsidR="007828C9" w:rsidDel="00FE349E">
          <w:rPr>
            <w:rFonts w:eastAsiaTheme="minorEastAsia" w:hint="eastAsia"/>
            <w:sz w:val="24"/>
          </w:rPr>
          <w:delText>上</w:delText>
        </w:r>
      </w:del>
      <w:r w:rsidR="00F2218D">
        <w:rPr>
          <w:rFonts w:eastAsiaTheme="minorEastAsia" w:hint="eastAsia"/>
          <w:sz w:val="24"/>
        </w:rPr>
        <w:t>，其中包括我们</w:t>
      </w:r>
      <w:r w:rsidR="008E4A10">
        <w:rPr>
          <w:rFonts w:eastAsiaTheme="minorEastAsia" w:hint="eastAsia"/>
          <w:sz w:val="24"/>
        </w:rPr>
        <w:t>参与合作</w:t>
      </w:r>
      <w:r w:rsidR="00413E7C">
        <w:rPr>
          <w:rFonts w:eastAsiaTheme="minorEastAsia" w:hint="eastAsia"/>
          <w:sz w:val="24"/>
        </w:rPr>
        <w:t>使</w:t>
      </w:r>
      <w:r w:rsidR="00F2218D">
        <w:rPr>
          <w:rFonts w:eastAsiaTheme="minorEastAsia" w:hint="eastAsia"/>
          <w:sz w:val="24"/>
        </w:rPr>
        <w:t>用国外望远镜发现的一个</w:t>
      </w:r>
      <w:r w:rsidR="00F2218D">
        <w:rPr>
          <w:rFonts w:eastAsiaTheme="minorEastAsia" w:hint="eastAsia"/>
          <w:sz w:val="24"/>
        </w:rPr>
        <w:t>FRB</w:t>
      </w:r>
      <w:r w:rsidR="00312498">
        <w:rPr>
          <w:rFonts w:eastAsiaTheme="minorEastAsia" w:hint="eastAsia"/>
          <w:sz w:val="24"/>
        </w:rPr>
        <w:t>（</w:t>
      </w:r>
      <w:r w:rsidR="00312498">
        <w:rPr>
          <w:rFonts w:hint="eastAsia"/>
          <w:b/>
          <w:sz w:val="24"/>
        </w:rPr>
        <w:t>Nature, 528, 523</w:t>
      </w:r>
      <w:r w:rsidR="00E1713E">
        <w:rPr>
          <w:rFonts w:eastAsiaTheme="minorEastAsia" w:hint="eastAsia"/>
          <w:b/>
          <w:sz w:val="24"/>
        </w:rPr>
        <w:t xml:space="preserve">-525 , </w:t>
      </w:r>
      <w:r w:rsidR="00312498">
        <w:rPr>
          <w:rFonts w:hint="eastAsia"/>
          <w:b/>
          <w:sz w:val="24"/>
        </w:rPr>
        <w:t>2015</w:t>
      </w:r>
      <w:r w:rsidR="00312498">
        <w:rPr>
          <w:rFonts w:eastAsiaTheme="minorEastAsia" w:hint="eastAsia"/>
          <w:sz w:val="24"/>
        </w:rPr>
        <w:t>）</w:t>
      </w:r>
      <w:r w:rsidR="00780831">
        <w:rPr>
          <w:rFonts w:eastAsiaTheme="minorEastAsia" w:hint="eastAsia"/>
          <w:sz w:val="24"/>
        </w:rPr>
        <w:t>，</w:t>
      </w:r>
      <w:r w:rsidR="00780831">
        <w:rPr>
          <w:rFonts w:hint="eastAsia"/>
          <w:sz w:val="24"/>
        </w:rPr>
        <w:t>该事例是国际上首次完整测量了</w:t>
      </w:r>
      <w:r w:rsidR="00780831">
        <w:rPr>
          <w:rFonts w:hint="eastAsia"/>
          <w:sz w:val="24"/>
        </w:rPr>
        <w:t>FRB</w:t>
      </w:r>
      <w:r w:rsidR="00780831">
        <w:rPr>
          <w:rFonts w:hint="eastAsia"/>
          <w:sz w:val="24"/>
        </w:rPr>
        <w:t>的极化</w:t>
      </w:r>
      <w:r w:rsidR="008E4A10">
        <w:rPr>
          <w:rFonts w:hint="eastAsia"/>
          <w:sz w:val="24"/>
        </w:rPr>
        <w:t>。</w:t>
      </w:r>
      <w:r w:rsidR="00422517">
        <w:rPr>
          <w:rFonts w:hint="eastAsia"/>
          <w:sz w:val="24"/>
        </w:rPr>
        <w:t>使用</w:t>
      </w:r>
      <w:r w:rsidR="00422517">
        <w:rPr>
          <w:rFonts w:hint="eastAsia"/>
          <w:sz w:val="24"/>
        </w:rPr>
        <w:t>FRB</w:t>
      </w:r>
      <w:r w:rsidR="00422517">
        <w:rPr>
          <w:rFonts w:hint="eastAsia"/>
          <w:sz w:val="24"/>
        </w:rPr>
        <w:t>作为关键词，已可搜索到</w:t>
      </w:r>
      <w:r w:rsidR="00422517">
        <w:rPr>
          <w:rFonts w:hint="eastAsia"/>
          <w:sz w:val="24"/>
        </w:rPr>
        <w:t>198</w:t>
      </w:r>
      <w:r w:rsidR="00422517">
        <w:rPr>
          <w:rFonts w:hint="eastAsia"/>
          <w:sz w:val="24"/>
        </w:rPr>
        <w:t>篇论文预印本，其中一半是在过去</w:t>
      </w:r>
      <w:r w:rsidR="00D95780">
        <w:rPr>
          <w:rFonts w:hint="eastAsia"/>
          <w:sz w:val="24"/>
        </w:rPr>
        <w:t>一年</w:t>
      </w:r>
      <w:r w:rsidR="00422517">
        <w:rPr>
          <w:rFonts w:hint="eastAsia"/>
          <w:sz w:val="24"/>
        </w:rPr>
        <w:t>中发表的。</w:t>
      </w:r>
      <w:r w:rsidR="00D976B0">
        <w:rPr>
          <w:rFonts w:eastAsiaTheme="minorEastAsia" w:hint="eastAsia"/>
          <w:sz w:val="24"/>
        </w:rPr>
        <w:t>遗憾的是，</w:t>
      </w:r>
      <w:r w:rsidR="00D976B0">
        <w:rPr>
          <w:rFonts w:hint="eastAsia"/>
          <w:sz w:val="24"/>
        </w:rPr>
        <w:t>目前还没有国内的射电装置探测到该类事例</w:t>
      </w:r>
      <w:r w:rsidR="00D976B0">
        <w:rPr>
          <w:sz w:val="24"/>
        </w:rPr>
        <w:t>。快速射电暴的高</w:t>
      </w:r>
      <w:r w:rsidR="00D976B0">
        <w:rPr>
          <w:rFonts w:hint="eastAsia"/>
          <w:sz w:val="24"/>
        </w:rPr>
        <w:t>色散量以及在天空中随机</w:t>
      </w:r>
      <w:r w:rsidR="00D976B0">
        <w:rPr>
          <w:sz w:val="24"/>
        </w:rPr>
        <w:t>分布的性质，</w:t>
      </w:r>
      <w:r w:rsidR="00D976B0">
        <w:rPr>
          <w:rFonts w:hint="eastAsia"/>
          <w:sz w:val="24"/>
        </w:rPr>
        <w:t>表明</w:t>
      </w:r>
      <w:r w:rsidR="00D976B0">
        <w:rPr>
          <w:sz w:val="24"/>
        </w:rPr>
        <w:t>快速射电暴</w:t>
      </w:r>
      <w:r w:rsidR="00D976B0">
        <w:rPr>
          <w:rFonts w:hint="eastAsia"/>
          <w:sz w:val="24"/>
        </w:rPr>
        <w:t>很</w:t>
      </w:r>
      <w:r w:rsidR="00D976B0">
        <w:rPr>
          <w:sz w:val="24"/>
        </w:rPr>
        <w:t>可能是</w:t>
      </w:r>
      <w:r w:rsidR="00D976B0">
        <w:rPr>
          <w:rFonts w:hint="eastAsia"/>
          <w:sz w:val="24"/>
        </w:rPr>
        <w:t>位于宇宙学距离上的</w:t>
      </w:r>
      <w:r w:rsidR="00D976B0">
        <w:rPr>
          <w:sz w:val="24"/>
        </w:rPr>
        <w:t>河外源。</w:t>
      </w:r>
      <w:r w:rsidR="00D976B0">
        <w:rPr>
          <w:rFonts w:hint="eastAsia"/>
          <w:sz w:val="24"/>
        </w:rPr>
        <w:t>快速</w:t>
      </w:r>
      <w:r w:rsidR="00D976B0">
        <w:rPr>
          <w:sz w:val="24"/>
        </w:rPr>
        <w:t>射电暴</w:t>
      </w:r>
      <w:r w:rsidR="00D976B0">
        <w:rPr>
          <w:rFonts w:hint="eastAsia"/>
          <w:sz w:val="24"/>
        </w:rPr>
        <w:t>的</w:t>
      </w:r>
      <w:r w:rsidR="00D976B0">
        <w:rPr>
          <w:sz w:val="24"/>
        </w:rPr>
        <w:t>脉冲</w:t>
      </w:r>
      <w:r w:rsidR="00D976B0">
        <w:rPr>
          <w:rFonts w:hint="eastAsia"/>
          <w:sz w:val="24"/>
        </w:rPr>
        <w:t>展宽</w:t>
      </w:r>
      <w:r w:rsidR="00D976B0">
        <w:rPr>
          <w:sz w:val="24"/>
        </w:rPr>
        <w:t>仅为几个毫秒，</w:t>
      </w:r>
      <w:r w:rsidR="00D976B0">
        <w:rPr>
          <w:rFonts w:hint="eastAsia"/>
          <w:sz w:val="24"/>
        </w:rPr>
        <w:t>意味</w:t>
      </w:r>
      <w:r w:rsidR="00D976B0">
        <w:rPr>
          <w:sz w:val="24"/>
        </w:rPr>
        <w:t>着</w:t>
      </w:r>
      <w:r w:rsidR="00D976B0">
        <w:rPr>
          <w:rFonts w:hint="eastAsia"/>
          <w:sz w:val="24"/>
        </w:rPr>
        <w:t>中心</w:t>
      </w:r>
      <w:r w:rsidR="00D976B0">
        <w:rPr>
          <w:sz w:val="24"/>
        </w:rPr>
        <w:t>引擎的尺度很小，</w:t>
      </w:r>
      <w:r w:rsidR="00D976B0">
        <w:rPr>
          <w:rFonts w:hint="eastAsia"/>
          <w:sz w:val="24"/>
        </w:rPr>
        <w:t>其</w:t>
      </w:r>
      <w:r w:rsidR="00D976B0">
        <w:rPr>
          <w:sz w:val="24"/>
        </w:rPr>
        <w:t>前身星应为致密天体，</w:t>
      </w:r>
      <w:r w:rsidR="00D976B0">
        <w:rPr>
          <w:rFonts w:hint="eastAsia"/>
          <w:sz w:val="24"/>
        </w:rPr>
        <w:t>如</w:t>
      </w:r>
      <w:r w:rsidR="00D976B0">
        <w:rPr>
          <w:sz w:val="24"/>
        </w:rPr>
        <w:t>白矮星</w:t>
      </w:r>
      <w:r w:rsidR="00D976B0">
        <w:rPr>
          <w:rFonts w:hint="eastAsia"/>
          <w:sz w:val="24"/>
        </w:rPr>
        <w:t>、中子星或</w:t>
      </w:r>
      <w:r w:rsidR="00D976B0">
        <w:rPr>
          <w:sz w:val="24"/>
        </w:rPr>
        <w:t>黑洞</w:t>
      </w:r>
      <w:r w:rsidR="00D976B0">
        <w:rPr>
          <w:rFonts w:hint="eastAsia"/>
          <w:sz w:val="24"/>
        </w:rPr>
        <w:t>等</w:t>
      </w:r>
      <w:r w:rsidR="00D976B0">
        <w:rPr>
          <w:sz w:val="24"/>
        </w:rPr>
        <w:t>。目前</w:t>
      </w:r>
      <w:r w:rsidR="00D976B0">
        <w:rPr>
          <w:rFonts w:hint="eastAsia"/>
          <w:sz w:val="24"/>
        </w:rPr>
        <w:t>快速射电暴</w:t>
      </w:r>
      <w:r w:rsidR="00D976B0">
        <w:rPr>
          <w:sz w:val="24"/>
        </w:rPr>
        <w:t>的物理起源尚不清楚，</w:t>
      </w:r>
      <w:r w:rsidR="00D976B0">
        <w:rPr>
          <w:rFonts w:hint="eastAsia"/>
          <w:sz w:val="24"/>
        </w:rPr>
        <w:t>可能的模型</w:t>
      </w:r>
      <w:r w:rsidR="00D976B0">
        <w:rPr>
          <w:sz w:val="24"/>
        </w:rPr>
        <w:t>包括：</w:t>
      </w:r>
      <w:r w:rsidR="00D976B0">
        <w:rPr>
          <w:rFonts w:hint="eastAsia"/>
          <w:sz w:val="24"/>
        </w:rPr>
        <w:t>强脉冲耀发、磁星耀发、超大质量中子星塌缩成黑洞、双中子星并合、软伽玛重复暴、宇宙弦碰撞</w:t>
      </w:r>
      <w:r w:rsidR="002B1316">
        <w:rPr>
          <w:rFonts w:hint="eastAsia"/>
          <w:sz w:val="24"/>
        </w:rPr>
        <w:t>、轴子团甚至外星文明</w:t>
      </w:r>
      <w:r w:rsidR="00D976B0">
        <w:rPr>
          <w:sz w:val="24"/>
        </w:rPr>
        <w:t>等</w:t>
      </w:r>
      <w:r w:rsidR="00B90D33">
        <w:rPr>
          <w:rFonts w:eastAsiaTheme="minorEastAsia" w:hint="eastAsia"/>
          <w:sz w:val="24"/>
        </w:rPr>
        <w:t>，</w:t>
      </w:r>
      <w:r w:rsidR="00DC2283">
        <w:rPr>
          <w:rFonts w:eastAsiaTheme="minorEastAsia" w:hint="eastAsia"/>
          <w:sz w:val="24"/>
        </w:rPr>
        <w:t>所以对</w:t>
      </w:r>
      <w:r w:rsidR="00DC2283">
        <w:rPr>
          <w:rFonts w:eastAsiaTheme="minorEastAsia" w:hint="eastAsia"/>
          <w:sz w:val="24"/>
        </w:rPr>
        <w:t>FRB</w:t>
      </w:r>
      <w:r w:rsidR="00DC2283">
        <w:rPr>
          <w:rFonts w:eastAsiaTheme="minorEastAsia" w:hint="eastAsia"/>
          <w:sz w:val="24"/>
        </w:rPr>
        <w:t>的研究是</w:t>
      </w:r>
      <w:r w:rsidR="00B90D33" w:rsidRPr="00B90D33">
        <w:rPr>
          <w:rFonts w:eastAsiaTheme="minorEastAsia" w:hint="eastAsia"/>
          <w:sz w:val="24"/>
        </w:rPr>
        <w:t>检验我们所建立的引力理论</w:t>
      </w:r>
      <w:r w:rsidR="004D2E05">
        <w:rPr>
          <w:rFonts w:eastAsiaTheme="minorEastAsia" w:hint="eastAsia"/>
          <w:sz w:val="24"/>
        </w:rPr>
        <w:t>、研究强磁场、强引力下极端高能过程</w:t>
      </w:r>
      <w:r w:rsidR="00B90D33" w:rsidRPr="00B90D33">
        <w:rPr>
          <w:rFonts w:eastAsiaTheme="minorEastAsia" w:hint="eastAsia"/>
          <w:sz w:val="24"/>
        </w:rPr>
        <w:t>的</w:t>
      </w:r>
      <w:r w:rsidR="00422517">
        <w:rPr>
          <w:rFonts w:eastAsiaTheme="minorEastAsia" w:hint="eastAsia"/>
          <w:sz w:val="24"/>
        </w:rPr>
        <w:t>理想</w:t>
      </w:r>
      <w:r w:rsidR="00B90D33" w:rsidRPr="00B90D33">
        <w:rPr>
          <w:rFonts w:eastAsiaTheme="minorEastAsia" w:hint="eastAsia"/>
          <w:sz w:val="24"/>
        </w:rPr>
        <w:t>天然实验室</w:t>
      </w:r>
      <w:r w:rsidR="00D976B0">
        <w:rPr>
          <w:sz w:val="24"/>
        </w:rPr>
        <w:t>。</w:t>
      </w:r>
      <w:r w:rsidR="00D976B0">
        <w:rPr>
          <w:rFonts w:hint="eastAsia"/>
          <w:sz w:val="24"/>
        </w:rPr>
        <w:t>除了其本身的天体物理起源值得研究外，</w:t>
      </w:r>
      <w:r w:rsidR="00D976B0">
        <w:rPr>
          <w:sz w:val="24"/>
        </w:rPr>
        <w:t>通过</w:t>
      </w:r>
      <w:r w:rsidR="00D976B0">
        <w:rPr>
          <w:rFonts w:hint="eastAsia"/>
          <w:sz w:val="24"/>
        </w:rPr>
        <w:t>比较</w:t>
      </w:r>
      <w:r w:rsidR="00D976B0">
        <w:rPr>
          <w:sz w:val="24"/>
        </w:rPr>
        <w:t>同时发射的不同能量的光子到达观测者时的时间延迟</w:t>
      </w:r>
      <w:r w:rsidR="00D976B0">
        <w:rPr>
          <w:rFonts w:hint="eastAsia"/>
          <w:sz w:val="24"/>
        </w:rPr>
        <w:t>，快速</w:t>
      </w:r>
      <w:r w:rsidR="00D976B0">
        <w:rPr>
          <w:sz w:val="24"/>
        </w:rPr>
        <w:t>射电暴</w:t>
      </w:r>
      <w:r w:rsidR="00D976B0">
        <w:rPr>
          <w:rFonts w:hint="eastAsia"/>
          <w:sz w:val="24"/>
        </w:rPr>
        <w:t>也</w:t>
      </w:r>
      <w:r w:rsidR="00D976B0">
        <w:rPr>
          <w:sz w:val="24"/>
        </w:rPr>
        <w:t>可以用来检验爱因斯坦等效原理</w:t>
      </w:r>
      <w:r w:rsidR="00D976B0">
        <w:rPr>
          <w:rFonts w:hint="eastAsia"/>
          <w:sz w:val="24"/>
        </w:rPr>
        <w:t>。另外，</w:t>
      </w:r>
      <w:r w:rsidR="00D976B0">
        <w:rPr>
          <w:sz w:val="24"/>
        </w:rPr>
        <w:t>快速射电暴</w:t>
      </w:r>
      <w:r w:rsidR="00D976B0">
        <w:rPr>
          <w:rFonts w:hint="eastAsia"/>
          <w:sz w:val="24"/>
        </w:rPr>
        <w:t>与</w:t>
      </w:r>
      <w:r>
        <w:rPr>
          <w:sz w:val="24"/>
        </w:rPr>
        <w:t>近来</w:t>
      </w:r>
      <w:r w:rsidR="00422517">
        <w:rPr>
          <w:rFonts w:hint="eastAsia"/>
          <w:sz w:val="24"/>
        </w:rPr>
        <w:t>物理科学</w:t>
      </w:r>
      <w:r>
        <w:rPr>
          <w:sz w:val="24"/>
        </w:rPr>
        <w:t>最重</w:t>
      </w:r>
      <w:r w:rsidR="00422517">
        <w:rPr>
          <w:rFonts w:hint="eastAsia"/>
          <w:sz w:val="24"/>
        </w:rPr>
        <w:t>大</w:t>
      </w:r>
      <w:r>
        <w:rPr>
          <w:sz w:val="24"/>
        </w:rPr>
        <w:t>的</w:t>
      </w:r>
      <w:r w:rsidR="00422517">
        <w:rPr>
          <w:rFonts w:hint="eastAsia"/>
          <w:sz w:val="24"/>
        </w:rPr>
        <w:t>发现成果</w:t>
      </w:r>
      <w:r>
        <w:rPr>
          <w:rFonts w:eastAsiaTheme="minorEastAsia" w:hint="eastAsia"/>
          <w:sz w:val="24"/>
        </w:rPr>
        <w:t>——</w:t>
      </w:r>
      <w:r w:rsidR="00D976B0">
        <w:rPr>
          <w:sz w:val="24"/>
        </w:rPr>
        <w:t>引力波事件</w:t>
      </w:r>
      <w:r w:rsidR="00D976B0">
        <w:rPr>
          <w:rFonts w:hint="eastAsia"/>
          <w:sz w:val="24"/>
        </w:rPr>
        <w:t>的关系也是大家</w:t>
      </w:r>
      <w:r>
        <w:rPr>
          <w:rFonts w:eastAsiaTheme="minorEastAsia" w:hint="eastAsia"/>
          <w:sz w:val="24"/>
        </w:rPr>
        <w:t>非常</w:t>
      </w:r>
      <w:r w:rsidR="00D976B0">
        <w:rPr>
          <w:rFonts w:hint="eastAsia"/>
          <w:sz w:val="24"/>
        </w:rPr>
        <w:t>关注的问题，因为从目前的理论模型上看，它们与致密双体的并合事件可能有密切的联系</w:t>
      </w:r>
      <w:r w:rsidR="00422517">
        <w:rPr>
          <w:rFonts w:hint="eastAsia"/>
          <w:sz w:val="24"/>
        </w:rPr>
        <w:t>，更有学者提出了带电黑洞</w:t>
      </w:r>
      <w:r w:rsidR="00C35589">
        <w:rPr>
          <w:rFonts w:hint="eastAsia"/>
          <w:sz w:val="24"/>
        </w:rPr>
        <w:t>并合</w:t>
      </w:r>
      <w:r w:rsidR="00422517">
        <w:rPr>
          <w:rFonts w:hint="eastAsia"/>
          <w:sz w:val="24"/>
        </w:rPr>
        <w:t>产生快速射电暴的具体理论模型（</w:t>
      </w:r>
      <w:r w:rsidR="00422517">
        <w:rPr>
          <w:rFonts w:hint="eastAsia"/>
          <w:sz w:val="24"/>
        </w:rPr>
        <w:t>ApJL827, L31</w:t>
      </w:r>
      <w:r w:rsidR="00C35589">
        <w:rPr>
          <w:rFonts w:hint="eastAsia"/>
          <w:sz w:val="24"/>
        </w:rPr>
        <w:t>，</w:t>
      </w:r>
      <w:r w:rsidR="00C35589">
        <w:rPr>
          <w:rFonts w:hint="eastAsia"/>
          <w:sz w:val="24"/>
        </w:rPr>
        <w:t>2016</w:t>
      </w:r>
      <w:ins w:id="7" w:author="X Chen" w:date="2017-06-22T20:45:00Z">
        <w:r w:rsidR="00422517">
          <w:rPr>
            <w:rFonts w:hint="eastAsia"/>
            <w:sz w:val="24"/>
          </w:rPr>
          <w:t>)</w:t>
        </w:r>
      </w:ins>
      <w:r w:rsidR="00D976B0">
        <w:rPr>
          <w:rFonts w:hint="eastAsia"/>
          <w:sz w:val="24"/>
        </w:rPr>
        <w:t>。</w:t>
      </w:r>
    </w:p>
    <w:p w14:paraId="6F888314" w14:textId="77777777" w:rsidR="00A15CCB" w:rsidRDefault="00D976B0">
      <w:pPr>
        <w:spacing w:line="360" w:lineRule="auto"/>
        <w:ind w:firstLineChars="200" w:firstLine="480"/>
        <w:rPr>
          <w:sz w:val="24"/>
        </w:rPr>
      </w:pPr>
      <w:r>
        <w:rPr>
          <w:rFonts w:hint="eastAsia"/>
          <w:sz w:val="24"/>
        </w:rPr>
        <w:t>快速射电暴</w:t>
      </w:r>
      <w:r w:rsidR="00B9570D">
        <w:rPr>
          <w:rFonts w:hint="eastAsia"/>
          <w:sz w:val="24"/>
        </w:rPr>
        <w:t>探测的难度在于其</w:t>
      </w:r>
      <w:r>
        <w:rPr>
          <w:rFonts w:hint="eastAsia"/>
          <w:sz w:val="24"/>
        </w:rPr>
        <w:t>时间尺度为毫秒级，由于射电暴信号在星际介质或星系际介质等离子体传播时发生色散，低频信号的到达时刻相对于高频信号会发生延迟，因此为了有效搜索</w:t>
      </w:r>
      <w:r>
        <w:rPr>
          <w:rFonts w:hint="eastAsia"/>
          <w:sz w:val="24"/>
        </w:rPr>
        <w:t>FRB</w:t>
      </w:r>
      <w:r>
        <w:rPr>
          <w:rFonts w:hint="eastAsia"/>
          <w:sz w:val="24"/>
        </w:rPr>
        <w:t>，望远镜系统需要具有毫秒时间响应并能实时进行消色散。另外，许多干扰信号也可在很短时间内出现和变化，还需要在干扰中识别出真正的</w:t>
      </w:r>
      <w:r>
        <w:rPr>
          <w:rFonts w:hint="eastAsia"/>
          <w:sz w:val="24"/>
        </w:rPr>
        <w:t>FRB</w:t>
      </w:r>
      <w:r>
        <w:rPr>
          <w:rFonts w:hint="eastAsia"/>
          <w:sz w:val="24"/>
        </w:rPr>
        <w:t>信号。所以，要进行</w:t>
      </w:r>
      <w:r>
        <w:rPr>
          <w:rFonts w:hint="eastAsia"/>
          <w:sz w:val="24"/>
        </w:rPr>
        <w:t>FRB</w:t>
      </w:r>
      <w:r>
        <w:rPr>
          <w:rFonts w:hint="eastAsia"/>
          <w:sz w:val="24"/>
        </w:rPr>
        <w:t>探测，需要一套具有毫秒时</w:t>
      </w:r>
      <w:r>
        <w:rPr>
          <w:rFonts w:hint="eastAsia"/>
          <w:sz w:val="24"/>
        </w:rPr>
        <w:lastRenderedPageBreak/>
        <w:t>间响应、可以实时进行消色散和干扰识别的数据处理终端系统。</w:t>
      </w:r>
    </w:p>
    <w:p w14:paraId="6319903F" w14:textId="77777777" w:rsidR="00A15CCB" w:rsidRDefault="00D976B0">
      <w:pPr>
        <w:spacing w:line="360" w:lineRule="auto"/>
        <w:ind w:firstLineChars="250" w:firstLine="600"/>
        <w:rPr>
          <w:sz w:val="24"/>
        </w:rPr>
      </w:pPr>
      <w:r>
        <w:rPr>
          <w:rFonts w:hint="eastAsia"/>
          <w:sz w:val="24"/>
        </w:rPr>
        <w:t>FRB</w:t>
      </w:r>
      <w:r>
        <w:rPr>
          <w:rFonts w:hint="eastAsia"/>
          <w:sz w:val="24"/>
        </w:rPr>
        <w:t>出现没有规律，绝大多数</w:t>
      </w:r>
      <w:r>
        <w:rPr>
          <w:rFonts w:hint="eastAsia"/>
          <w:sz w:val="24"/>
        </w:rPr>
        <w:t>FRB</w:t>
      </w:r>
      <w:r>
        <w:rPr>
          <w:rFonts w:hint="eastAsia"/>
          <w:sz w:val="24"/>
        </w:rPr>
        <w:t>也没有重复性</w:t>
      </w:r>
      <w:r w:rsidR="002B1316">
        <w:rPr>
          <w:rFonts w:hint="eastAsia"/>
          <w:sz w:val="24"/>
        </w:rPr>
        <w:t>（目前只有</w:t>
      </w:r>
      <w:r w:rsidR="002B1316">
        <w:rPr>
          <w:rFonts w:hint="eastAsia"/>
          <w:sz w:val="24"/>
        </w:rPr>
        <w:t>FRB121102</w:t>
      </w:r>
      <w:r w:rsidR="002B1316">
        <w:rPr>
          <w:rFonts w:hint="eastAsia"/>
          <w:sz w:val="24"/>
        </w:rPr>
        <w:t>被发现重复发生）</w:t>
      </w:r>
      <w:r>
        <w:rPr>
          <w:rFonts w:hint="eastAsia"/>
          <w:sz w:val="24"/>
        </w:rPr>
        <w:t>，</w:t>
      </w:r>
      <w:r w:rsidR="00B412DB">
        <w:rPr>
          <w:sz w:val="24"/>
        </w:rPr>
        <w:t>虽然目前只探测到</w:t>
      </w:r>
      <w:r w:rsidR="00B9570D">
        <w:rPr>
          <w:rFonts w:hint="eastAsia"/>
          <w:sz w:val="24"/>
        </w:rPr>
        <w:t>二十多</w:t>
      </w:r>
      <w:r w:rsidR="00B412DB">
        <w:rPr>
          <w:sz w:val="24"/>
        </w:rPr>
        <w:t>个事例，但是发生率应该很高，因为目前发现这些</w:t>
      </w:r>
      <w:r w:rsidR="00B412DB">
        <w:rPr>
          <w:sz w:val="24"/>
        </w:rPr>
        <w:t>FRB</w:t>
      </w:r>
      <w:r w:rsidR="00B412DB">
        <w:rPr>
          <w:sz w:val="24"/>
        </w:rPr>
        <w:t>的主要是做脉冲星搜寻的大型天线</w:t>
      </w:r>
      <w:r w:rsidR="000D0ED1">
        <w:rPr>
          <w:rFonts w:eastAsiaTheme="minorEastAsia" w:hint="eastAsia"/>
          <w:sz w:val="24"/>
        </w:rPr>
        <w:t>，如我们发现</w:t>
      </w:r>
      <w:r w:rsidR="000D0ED1">
        <w:rPr>
          <w:rFonts w:eastAsiaTheme="minorEastAsia" w:hint="eastAsia"/>
          <w:sz w:val="24"/>
        </w:rPr>
        <w:t>FRB</w:t>
      </w:r>
      <w:r w:rsidR="000D0ED1">
        <w:rPr>
          <w:rFonts w:eastAsiaTheme="minorEastAsia" w:hint="eastAsia"/>
          <w:sz w:val="24"/>
        </w:rPr>
        <w:t>使用的是</w:t>
      </w:r>
      <w:r w:rsidR="009A7AA1">
        <w:rPr>
          <w:rFonts w:eastAsiaTheme="minorEastAsia" w:hint="eastAsia"/>
          <w:sz w:val="24"/>
        </w:rPr>
        <w:t>0.055</w:t>
      </w:r>
      <w:r w:rsidR="009A7AA1">
        <w:rPr>
          <w:rFonts w:eastAsiaTheme="minorEastAsia" w:hint="eastAsia"/>
          <w:sz w:val="24"/>
        </w:rPr>
        <w:t>平方度视场的</w:t>
      </w:r>
      <w:r w:rsidR="000D0ED1">
        <w:rPr>
          <w:rFonts w:eastAsiaTheme="minorEastAsia" w:hint="eastAsia"/>
          <w:sz w:val="24"/>
        </w:rPr>
        <w:t>美国绿岸望远镜（</w:t>
      </w:r>
      <w:r w:rsidR="000D0ED1">
        <w:rPr>
          <w:rFonts w:eastAsiaTheme="minorEastAsia" w:hint="eastAsia"/>
          <w:sz w:val="24"/>
        </w:rPr>
        <w:t>GBT</w:t>
      </w:r>
      <w:r w:rsidR="009A7AA1">
        <w:rPr>
          <w:rFonts w:eastAsiaTheme="minorEastAsia" w:hint="eastAsia"/>
          <w:sz w:val="24"/>
        </w:rPr>
        <w:t>）</w:t>
      </w:r>
      <w:r w:rsidR="00B412DB">
        <w:rPr>
          <w:sz w:val="24"/>
        </w:rPr>
        <w:t>，这些天线视场极小，因此如需迅速扩大样本数，</w:t>
      </w:r>
      <w:r w:rsidR="00B412DB">
        <w:rPr>
          <w:rFonts w:eastAsiaTheme="minorEastAsia" w:hint="eastAsia"/>
          <w:sz w:val="24"/>
        </w:rPr>
        <w:t>还</w:t>
      </w:r>
      <w:r>
        <w:rPr>
          <w:rFonts w:hint="eastAsia"/>
          <w:sz w:val="24"/>
        </w:rPr>
        <w:t>需要大视场射电望远镜进行搜索。射电干涉阵一般由多台天线构成，天线的初级波束大小与天线口径成反比。因此，由中小型天线构成的干涉阵，拥有较大的视场。宽视场的干涉仪阵列如配备了</w:t>
      </w:r>
      <w:r>
        <w:rPr>
          <w:rFonts w:hint="eastAsia"/>
          <w:sz w:val="24"/>
        </w:rPr>
        <w:t>FRB</w:t>
      </w:r>
      <w:r>
        <w:rPr>
          <w:rFonts w:hint="eastAsia"/>
          <w:sz w:val="24"/>
        </w:rPr>
        <w:t>搜寻终端，将非常适合做这种巡天搜寻。但是，这对于天线阵列的数据传输、存储、运算能力将是一个很大的挑战。为此，我们拟针对这些快变源，根据未来新一代望远镜的技术要求，联合中科院自动化研究所，一同开发一套可拓展的通用多波束合成终端设备，进行数字多波束合成，并实时进行变源探测，这将大</w:t>
      </w:r>
      <w:r w:rsidR="00B46B47">
        <w:rPr>
          <w:rFonts w:eastAsiaTheme="minorEastAsia" w:hint="eastAsia"/>
          <w:sz w:val="24"/>
        </w:rPr>
        <w:t>幅度</w:t>
      </w:r>
      <w:r>
        <w:rPr>
          <w:rFonts w:hint="eastAsia"/>
          <w:sz w:val="24"/>
        </w:rPr>
        <w:t>地减少数据量，实现毫秒级的快速巡天，可以开展射电变源观测和巡天，发现快速射电爆、脉冲星</w:t>
      </w:r>
      <w:r w:rsidR="006D1564">
        <w:rPr>
          <w:rFonts w:eastAsiaTheme="minorEastAsia" w:hint="eastAsia"/>
          <w:sz w:val="24"/>
        </w:rPr>
        <w:t>、引力波电磁对应体</w:t>
      </w:r>
      <w:r>
        <w:rPr>
          <w:rFonts w:hint="eastAsia"/>
          <w:sz w:val="24"/>
        </w:rPr>
        <w:t>等，以扩大科学产出。这一系统将首先在国家天文台现有的天籁阵列上试用，这一技术也可在未来的其它射电阵列上推广使用。</w:t>
      </w:r>
    </w:p>
    <w:p w14:paraId="66BFB5FF" w14:textId="77777777" w:rsidR="00347367" w:rsidRDefault="00D976B0" w:rsidP="00347367">
      <w:pPr>
        <w:adjustRightInd/>
        <w:spacing w:line="360" w:lineRule="auto"/>
        <w:ind w:firstLineChars="200" w:firstLine="480"/>
        <w:textAlignment w:val="auto"/>
      </w:pPr>
      <w:r>
        <w:rPr>
          <w:rFonts w:hint="eastAsia"/>
          <w:sz w:val="24"/>
        </w:rPr>
        <w:t>天籁阵列是国家天文台为试验暗能量射电探测研制的射电干涉阵，该阵位于国家天文台新疆红柳峡观测站，当地电磁环境非常优越，是从国内二百多个备选站址中挑选出来的射频干扰最少的站址。目前已建成</w:t>
      </w:r>
      <w:r>
        <w:rPr>
          <w:rFonts w:hint="eastAsia"/>
          <w:sz w:val="24"/>
        </w:rPr>
        <w:t>3</w:t>
      </w:r>
      <w:r>
        <w:rPr>
          <w:rFonts w:hint="eastAsia"/>
          <w:sz w:val="24"/>
        </w:rPr>
        <w:t>个</w:t>
      </w:r>
      <w:r>
        <w:rPr>
          <w:rFonts w:hint="eastAsia"/>
          <w:sz w:val="24"/>
        </w:rPr>
        <w:t>15</w:t>
      </w:r>
      <w:r>
        <w:rPr>
          <w:rFonts w:hint="eastAsia"/>
          <w:sz w:val="24"/>
        </w:rPr>
        <w:t>米宽</w:t>
      </w:r>
      <w:r>
        <w:rPr>
          <w:rFonts w:hint="eastAsia"/>
          <w:sz w:val="24"/>
        </w:rPr>
        <w:t>40</w:t>
      </w:r>
      <w:r>
        <w:rPr>
          <w:rFonts w:hint="eastAsia"/>
          <w:sz w:val="24"/>
        </w:rPr>
        <w:t>米长的柱形天线阵和</w:t>
      </w:r>
      <w:r>
        <w:rPr>
          <w:rFonts w:hint="eastAsia"/>
          <w:sz w:val="24"/>
        </w:rPr>
        <w:t>16</w:t>
      </w:r>
      <w:r>
        <w:rPr>
          <w:rFonts w:hint="eastAsia"/>
          <w:sz w:val="24"/>
        </w:rPr>
        <w:t>面</w:t>
      </w:r>
      <w:r>
        <w:rPr>
          <w:rFonts w:hint="eastAsia"/>
          <w:sz w:val="24"/>
        </w:rPr>
        <w:t>6</w:t>
      </w:r>
      <w:r>
        <w:rPr>
          <w:rFonts w:hint="eastAsia"/>
          <w:sz w:val="24"/>
        </w:rPr>
        <w:t>米口径的碟形天线阵，以及输电线路、数据光缆、机房等附属设施。该阵列主要采用干涉综合孔径成像的方法观测宇宙中性氢大尺度结构，探索暗能量射电探测的关键技术。该射电干涉阵列拥有很大的视场范围</w:t>
      </w:r>
      <w:r w:rsidR="00DA1EE2">
        <w:rPr>
          <w:rFonts w:eastAsiaTheme="minorEastAsia" w:hint="eastAsia"/>
          <w:sz w:val="24"/>
        </w:rPr>
        <w:t>（</w:t>
      </w:r>
      <w:r w:rsidR="00B9570D">
        <w:rPr>
          <w:rFonts w:eastAsiaTheme="minorEastAsia" w:hint="eastAsia"/>
          <w:sz w:val="24"/>
        </w:rPr>
        <w:t>160</w:t>
      </w:r>
      <w:r w:rsidR="00DA1EE2">
        <w:rPr>
          <w:rFonts w:eastAsiaTheme="minorEastAsia" w:hint="eastAsia"/>
          <w:sz w:val="24"/>
        </w:rPr>
        <w:t>平方度）</w:t>
      </w:r>
      <w:r>
        <w:rPr>
          <w:rFonts w:hint="eastAsia"/>
          <w:sz w:val="24"/>
        </w:rPr>
        <w:t>，每天可对北半天球进行一次扫描，除了进行大尺度结构观测外，也非常适合进行射电变源的巡查。</w:t>
      </w:r>
      <w:r w:rsidR="00347367" w:rsidRPr="00B9570D">
        <w:rPr>
          <w:rFonts w:eastAsiaTheme="minorEastAsia" w:hint="eastAsia"/>
          <w:sz w:val="24"/>
        </w:rPr>
        <w:t>根据天线参数对比和绿岸望远镜（</w:t>
      </w:r>
      <w:r w:rsidR="00347367" w:rsidRPr="00B9570D">
        <w:rPr>
          <w:rFonts w:eastAsiaTheme="minorEastAsia" w:hint="eastAsia"/>
          <w:sz w:val="24"/>
        </w:rPr>
        <w:t>GBT</w:t>
      </w:r>
      <w:r w:rsidR="00347367" w:rsidRPr="00B9570D">
        <w:rPr>
          <w:rFonts w:eastAsiaTheme="minorEastAsia" w:hint="eastAsia"/>
          <w:sz w:val="24"/>
        </w:rPr>
        <w:t>）望远镜得到的</w:t>
      </w:r>
      <w:r w:rsidR="00347367" w:rsidRPr="00B9570D">
        <w:rPr>
          <w:rFonts w:eastAsiaTheme="minorEastAsia" w:hint="eastAsia"/>
          <w:sz w:val="24"/>
        </w:rPr>
        <w:t>FRB</w:t>
      </w:r>
      <w:r w:rsidR="00347367" w:rsidRPr="00B9570D">
        <w:rPr>
          <w:rFonts w:eastAsiaTheme="minorEastAsia" w:hint="eastAsia"/>
          <w:sz w:val="24"/>
        </w:rPr>
        <w:t>事件率</w:t>
      </w:r>
      <w:r w:rsidR="00BF0A35" w:rsidRPr="00B9570D">
        <w:rPr>
          <w:rFonts w:eastAsiaTheme="minorEastAsia" w:hint="eastAsia"/>
          <w:sz w:val="24"/>
        </w:rPr>
        <w:t>（参见</w:t>
      </w:r>
      <w:r w:rsidR="00997D3D" w:rsidRPr="00B9570D">
        <w:rPr>
          <w:rFonts w:eastAsiaTheme="minorEastAsia"/>
          <w:sz w:val="22"/>
        </w:rPr>
        <w:t>MNRAS 460, 1054-1058, 2016</w:t>
      </w:r>
      <w:r w:rsidR="00BF0A35" w:rsidRPr="00B9570D">
        <w:rPr>
          <w:rFonts w:eastAsiaTheme="minorEastAsia" w:hint="eastAsia"/>
          <w:sz w:val="24"/>
        </w:rPr>
        <w:t>）</w:t>
      </w:r>
      <w:r w:rsidR="00763558" w:rsidRPr="00B9570D">
        <w:rPr>
          <w:rFonts w:eastAsiaTheme="minorEastAsia" w:hint="eastAsia"/>
          <w:sz w:val="24"/>
        </w:rPr>
        <w:t>，我们可以得到</w:t>
      </w:r>
      <w:r w:rsidR="00347367" w:rsidRPr="00B9570D">
        <w:rPr>
          <w:rFonts w:eastAsiaTheme="minorEastAsia" w:hint="eastAsia"/>
          <w:sz w:val="24"/>
        </w:rPr>
        <w:t>天籁阵列能够观测到</w:t>
      </w:r>
      <w:r w:rsidR="00347367" w:rsidRPr="00B9570D">
        <w:rPr>
          <w:rFonts w:eastAsiaTheme="minorEastAsia" w:hint="eastAsia"/>
          <w:sz w:val="24"/>
        </w:rPr>
        <w:t>FRB</w:t>
      </w:r>
      <w:r w:rsidR="00347367" w:rsidRPr="00B9570D">
        <w:rPr>
          <w:rFonts w:eastAsiaTheme="minorEastAsia" w:hint="eastAsia"/>
          <w:sz w:val="24"/>
        </w:rPr>
        <w:t>事例数量的概率分布（见图</w:t>
      </w:r>
      <w:r w:rsidR="00347367" w:rsidRPr="00B9570D">
        <w:rPr>
          <w:rFonts w:eastAsiaTheme="minorEastAsia" w:hint="eastAsia"/>
          <w:sz w:val="24"/>
        </w:rPr>
        <w:t>1</w:t>
      </w:r>
      <w:r w:rsidR="00347367" w:rsidRPr="00B9570D">
        <w:rPr>
          <w:rFonts w:eastAsiaTheme="minorEastAsia" w:hint="eastAsia"/>
          <w:sz w:val="24"/>
        </w:rPr>
        <w:t>），</w:t>
      </w:r>
      <w:r w:rsidR="00DA1EE2" w:rsidRPr="00B9570D">
        <w:rPr>
          <w:rFonts w:eastAsiaTheme="minorEastAsia" w:hint="eastAsia"/>
          <w:sz w:val="24"/>
        </w:rPr>
        <w:t>由</w:t>
      </w:r>
      <w:r w:rsidR="00763558" w:rsidRPr="00B9570D">
        <w:rPr>
          <w:rFonts w:eastAsiaTheme="minorEastAsia" w:hint="eastAsia"/>
          <w:sz w:val="24"/>
        </w:rPr>
        <w:t>此概率分布我们可推断出事例的平均发生个数</w:t>
      </w:r>
      <w:r w:rsidR="009431E3" w:rsidRPr="00B9570D">
        <w:rPr>
          <w:rFonts w:eastAsiaTheme="minorEastAsia" w:hint="eastAsia"/>
          <w:sz w:val="24"/>
        </w:rPr>
        <w:t>，</w:t>
      </w:r>
      <w:r w:rsidR="00347367" w:rsidRPr="00B9570D">
        <w:rPr>
          <w:rFonts w:eastAsiaTheme="minorEastAsia" w:hint="eastAsia"/>
          <w:sz w:val="24"/>
        </w:rPr>
        <w:t>天籁阵列平均每个月就能够观测到</w:t>
      </w:r>
      <w:r w:rsidR="00347367" w:rsidRPr="00B9570D">
        <w:rPr>
          <w:rFonts w:eastAsiaTheme="minorEastAsia" w:hint="eastAsia"/>
          <w:sz w:val="24"/>
        </w:rPr>
        <w:t>1</w:t>
      </w:r>
      <w:r w:rsidR="00347367" w:rsidRPr="00B9570D">
        <w:rPr>
          <w:rFonts w:eastAsiaTheme="minorEastAsia" w:hint="eastAsia"/>
          <w:sz w:val="24"/>
        </w:rPr>
        <w:t>个</w:t>
      </w:r>
      <w:r w:rsidR="00347367" w:rsidRPr="00B9570D">
        <w:rPr>
          <w:rFonts w:eastAsiaTheme="minorEastAsia" w:hint="eastAsia"/>
          <w:sz w:val="24"/>
        </w:rPr>
        <w:t>FRB</w:t>
      </w:r>
      <w:r w:rsidR="00347367" w:rsidRPr="00B9570D">
        <w:rPr>
          <w:rFonts w:eastAsiaTheme="minorEastAsia" w:hint="eastAsia"/>
          <w:sz w:val="24"/>
        </w:rPr>
        <w:t>事例。</w:t>
      </w:r>
    </w:p>
    <w:p w14:paraId="63B5F42A" w14:textId="77777777" w:rsidR="006A4935" w:rsidRPr="00347367" w:rsidRDefault="006A4935" w:rsidP="00347367">
      <w:pPr>
        <w:adjustRightInd/>
        <w:spacing w:line="360" w:lineRule="auto"/>
        <w:ind w:firstLineChars="200" w:firstLine="420"/>
        <w:textAlignment w:val="auto"/>
      </w:pPr>
    </w:p>
    <w:p w14:paraId="5664EB1D" w14:textId="77777777" w:rsidR="00B67FB0" w:rsidRDefault="00651DAD" w:rsidP="00B67FB0">
      <w:pPr>
        <w:adjustRightInd/>
        <w:spacing w:line="360" w:lineRule="auto"/>
        <w:jc w:val="center"/>
        <w:textAlignment w:val="auto"/>
        <w:rPr>
          <w:sz w:val="24"/>
        </w:rPr>
      </w:pPr>
      <w:r>
        <w:rPr>
          <w:noProof/>
          <w:sz w:val="24"/>
        </w:rPr>
        <w:lastRenderedPageBreak/>
        <w:drawing>
          <wp:inline distT="0" distB="0" distL="0" distR="0" wp14:anchorId="7F843A2D" wp14:editId="0EB8C22B">
            <wp:extent cx="3041186" cy="2281072"/>
            <wp:effectExtent l="19050" t="0" r="6814" b="0"/>
            <wp:docPr id="23" name="图片 22" descr="Tianlai_FRB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nlai_FRB_rate.png"/>
                    <pic:cNvPicPr/>
                  </pic:nvPicPr>
                  <pic:blipFill>
                    <a:blip r:embed="rId11"/>
                    <a:stretch>
                      <a:fillRect/>
                    </a:stretch>
                  </pic:blipFill>
                  <pic:spPr>
                    <a:xfrm>
                      <a:off x="0" y="0"/>
                      <a:ext cx="3043173" cy="2282562"/>
                    </a:xfrm>
                    <a:prstGeom prst="rect">
                      <a:avLst/>
                    </a:prstGeom>
                  </pic:spPr>
                </pic:pic>
              </a:graphicData>
            </a:graphic>
          </wp:inline>
        </w:drawing>
      </w:r>
    </w:p>
    <w:p w14:paraId="789C9B09" w14:textId="77777777" w:rsidR="00B67FB0" w:rsidRPr="00B67FB0" w:rsidRDefault="00B67FB0" w:rsidP="00B67FB0">
      <w:pPr>
        <w:adjustRightInd/>
        <w:spacing w:line="360" w:lineRule="auto"/>
        <w:jc w:val="center"/>
        <w:textAlignment w:val="auto"/>
        <w:rPr>
          <w:rFonts w:eastAsiaTheme="minorEastAsia" w:hint="eastAsia"/>
          <w:color w:val="FF0000"/>
          <w:sz w:val="24"/>
        </w:rPr>
      </w:pPr>
      <w:r>
        <w:rPr>
          <w:rFonts w:hint="eastAsia"/>
          <w:sz w:val="24"/>
        </w:rPr>
        <w:t>图</w:t>
      </w:r>
      <w:r>
        <w:rPr>
          <w:rFonts w:eastAsiaTheme="minorEastAsia" w:hint="eastAsia"/>
          <w:sz w:val="24"/>
        </w:rPr>
        <w:t>1</w:t>
      </w:r>
      <w:r>
        <w:rPr>
          <w:rFonts w:hint="eastAsia"/>
          <w:sz w:val="24"/>
        </w:rPr>
        <w:t>.</w:t>
      </w:r>
      <w:r>
        <w:rPr>
          <w:rFonts w:eastAsiaTheme="minorEastAsia" w:hint="eastAsia"/>
          <w:sz w:val="24"/>
        </w:rPr>
        <w:t xml:space="preserve"> </w:t>
      </w:r>
      <w:r>
        <w:rPr>
          <w:rFonts w:eastAsiaTheme="minorEastAsia" w:hint="eastAsia"/>
          <w:sz w:val="24"/>
        </w:rPr>
        <w:t>天籁阵列能够观测到</w:t>
      </w:r>
      <w:r>
        <w:rPr>
          <w:rFonts w:eastAsiaTheme="minorEastAsia" w:hint="eastAsia"/>
          <w:sz w:val="24"/>
        </w:rPr>
        <w:t>FRB</w:t>
      </w:r>
      <w:r>
        <w:rPr>
          <w:rFonts w:eastAsiaTheme="minorEastAsia" w:hint="eastAsia"/>
          <w:sz w:val="24"/>
        </w:rPr>
        <w:t>事例</w:t>
      </w:r>
      <w:r w:rsidR="00EB1144">
        <w:rPr>
          <w:rFonts w:eastAsiaTheme="minorEastAsia" w:hint="eastAsia"/>
          <w:sz w:val="24"/>
        </w:rPr>
        <w:t>数量</w:t>
      </w:r>
      <w:r w:rsidR="009F6028">
        <w:rPr>
          <w:rFonts w:eastAsiaTheme="minorEastAsia" w:hint="eastAsia"/>
          <w:sz w:val="24"/>
        </w:rPr>
        <w:t>的概率分布。根据该概率分布</w:t>
      </w:r>
      <w:r w:rsidR="009431E3">
        <w:rPr>
          <w:rFonts w:eastAsiaTheme="minorEastAsia" w:hint="eastAsia"/>
          <w:sz w:val="24"/>
        </w:rPr>
        <w:t>可推断出</w:t>
      </w:r>
      <w:r w:rsidR="009F6028">
        <w:rPr>
          <w:rFonts w:eastAsiaTheme="minorEastAsia" w:hint="eastAsia"/>
          <w:sz w:val="24"/>
        </w:rPr>
        <w:t>平均</w:t>
      </w:r>
      <w:r>
        <w:rPr>
          <w:rFonts w:eastAsiaTheme="minorEastAsia" w:hint="eastAsia"/>
          <w:sz w:val="24"/>
        </w:rPr>
        <w:t>每个月可观测到</w:t>
      </w:r>
      <w:r>
        <w:rPr>
          <w:rFonts w:eastAsiaTheme="minorEastAsia" w:hint="eastAsia"/>
          <w:sz w:val="24"/>
        </w:rPr>
        <w:t>1</w:t>
      </w:r>
      <w:r>
        <w:rPr>
          <w:rFonts w:eastAsiaTheme="minorEastAsia" w:hint="eastAsia"/>
          <w:sz w:val="24"/>
        </w:rPr>
        <w:t>个</w:t>
      </w:r>
      <w:r>
        <w:rPr>
          <w:rFonts w:eastAsiaTheme="minorEastAsia" w:hint="eastAsia"/>
          <w:sz w:val="24"/>
        </w:rPr>
        <w:t>FRB</w:t>
      </w:r>
      <w:r>
        <w:rPr>
          <w:rFonts w:eastAsiaTheme="minorEastAsia" w:hint="eastAsia"/>
          <w:sz w:val="24"/>
        </w:rPr>
        <w:t>事例。</w:t>
      </w:r>
    </w:p>
    <w:p w14:paraId="2AF4B0DE" w14:textId="77777777" w:rsidR="00A15CCB" w:rsidRPr="006A4935" w:rsidRDefault="00A15CCB" w:rsidP="00651DAD">
      <w:pPr>
        <w:spacing w:line="360" w:lineRule="auto"/>
        <w:ind w:firstLineChars="250" w:firstLine="600"/>
        <w:jc w:val="center"/>
        <w:rPr>
          <w:sz w:val="24"/>
        </w:rPr>
      </w:pPr>
    </w:p>
    <w:p w14:paraId="0831ED39" w14:textId="77777777" w:rsidR="00C70ACA" w:rsidRDefault="00D976B0" w:rsidP="0031559D">
      <w:pPr>
        <w:spacing w:line="360" w:lineRule="auto"/>
        <w:ind w:firstLineChars="250" w:firstLine="600"/>
        <w:rPr>
          <w:ins w:id="8" w:author="X Chen" w:date="2017-06-23T00:41:00Z"/>
          <w:sz w:val="24"/>
        </w:rPr>
      </w:pPr>
      <w:r>
        <w:rPr>
          <w:rFonts w:hint="eastAsia"/>
          <w:sz w:val="24"/>
        </w:rPr>
        <w:t>利用巡天方法搜寻变源是一个天文学家普遍关注，并极有可能产生新的发现的领域。例如，上世纪</w:t>
      </w:r>
      <w:r>
        <w:rPr>
          <w:rFonts w:hint="eastAsia"/>
          <w:sz w:val="24"/>
        </w:rPr>
        <w:t>60</w:t>
      </w:r>
      <w:r>
        <w:rPr>
          <w:rFonts w:hint="eastAsia"/>
          <w:sz w:val="24"/>
        </w:rPr>
        <w:t>年代在射电巡天中发现的脉冲星是现代天体物理的重要研究对象；</w:t>
      </w:r>
      <w:r w:rsidR="00727AED">
        <w:rPr>
          <w:rFonts w:hint="eastAsia"/>
          <w:sz w:val="24"/>
        </w:rPr>
        <w:t>在伽玛射线领域发现的伽马暴几十年来也一直是天体物理的前沿课题。</w:t>
      </w:r>
      <w:r w:rsidR="00F90593">
        <w:rPr>
          <w:rFonts w:hint="eastAsia"/>
          <w:sz w:val="24"/>
        </w:rPr>
        <w:t>而</w:t>
      </w:r>
      <w:r w:rsidR="00371992">
        <w:rPr>
          <w:rFonts w:eastAsiaTheme="minorEastAsia" w:hint="eastAsia"/>
          <w:sz w:val="24"/>
        </w:rPr>
        <w:t>引力波是</w:t>
      </w:r>
      <w:r w:rsidR="00AD7D36">
        <w:rPr>
          <w:rFonts w:eastAsiaTheme="minorEastAsia" w:hint="eastAsia"/>
          <w:sz w:val="24"/>
        </w:rPr>
        <w:t>近几十年来天文观测的一个</w:t>
      </w:r>
      <w:r w:rsidR="00F90593">
        <w:rPr>
          <w:rFonts w:eastAsiaTheme="minorEastAsia" w:hint="eastAsia"/>
          <w:sz w:val="24"/>
        </w:rPr>
        <w:t>特别</w:t>
      </w:r>
      <w:r w:rsidR="00AD7D36">
        <w:rPr>
          <w:rFonts w:eastAsiaTheme="minorEastAsia" w:hint="eastAsia"/>
          <w:sz w:val="24"/>
        </w:rPr>
        <w:t>重</w:t>
      </w:r>
      <w:r w:rsidR="00F90593">
        <w:rPr>
          <w:rFonts w:eastAsiaTheme="minorEastAsia" w:hint="eastAsia"/>
          <w:sz w:val="24"/>
        </w:rPr>
        <w:t>大的</w:t>
      </w:r>
      <w:r w:rsidR="00AD7D36">
        <w:rPr>
          <w:rFonts w:eastAsiaTheme="minorEastAsia" w:hint="eastAsia"/>
          <w:sz w:val="24"/>
        </w:rPr>
        <w:t>突破，</w:t>
      </w:r>
      <w:r w:rsidR="00727AED">
        <w:rPr>
          <w:rFonts w:eastAsiaTheme="minorEastAsia" w:hint="eastAsia"/>
          <w:sz w:val="24"/>
        </w:rPr>
        <w:t xml:space="preserve"> </w:t>
      </w:r>
      <w:r w:rsidR="00AD7D36">
        <w:rPr>
          <w:rFonts w:eastAsiaTheme="minorEastAsia" w:hint="eastAsia"/>
          <w:sz w:val="24"/>
        </w:rPr>
        <w:t>2016</w:t>
      </w:r>
      <w:r w:rsidR="00AD7D36">
        <w:rPr>
          <w:rFonts w:eastAsiaTheme="minorEastAsia" w:hint="eastAsia"/>
          <w:sz w:val="24"/>
        </w:rPr>
        <w:t>年</w:t>
      </w:r>
      <w:r w:rsidR="00371992">
        <w:rPr>
          <w:rFonts w:eastAsiaTheme="minorEastAsia" w:hint="eastAsia"/>
          <w:sz w:val="24"/>
        </w:rPr>
        <w:t>第一个</w:t>
      </w:r>
      <w:r w:rsidR="00AD7D36">
        <w:rPr>
          <w:rFonts w:eastAsiaTheme="minorEastAsia" w:hint="eastAsia"/>
          <w:sz w:val="24"/>
        </w:rPr>
        <w:t>引力波</w:t>
      </w:r>
      <w:r w:rsidR="00371992">
        <w:rPr>
          <w:rFonts w:eastAsiaTheme="minorEastAsia" w:hint="eastAsia"/>
          <w:sz w:val="24"/>
        </w:rPr>
        <w:t>事例发布后，</w:t>
      </w:r>
      <w:r w:rsidR="00F90593">
        <w:rPr>
          <w:rFonts w:eastAsiaTheme="minorEastAsia" w:hint="eastAsia"/>
          <w:sz w:val="24"/>
        </w:rPr>
        <w:t>引力波成为全球科学研究热点，</w:t>
      </w:r>
      <w:r w:rsidR="00727AED">
        <w:rPr>
          <w:rFonts w:eastAsiaTheme="minorEastAsia" w:hint="eastAsia"/>
          <w:sz w:val="24"/>
        </w:rPr>
        <w:t>但引力波探测装置本身技术复杂、投资大，短期内</w:t>
      </w:r>
      <w:r w:rsidR="00646853">
        <w:rPr>
          <w:rFonts w:eastAsiaTheme="minorEastAsia" w:hint="eastAsia"/>
          <w:sz w:val="24"/>
        </w:rPr>
        <w:t>其它团队</w:t>
      </w:r>
      <w:r w:rsidR="00727AED">
        <w:rPr>
          <w:rFonts w:eastAsiaTheme="minorEastAsia" w:hint="eastAsia"/>
          <w:sz w:val="24"/>
        </w:rPr>
        <w:t>难以超越现有的</w:t>
      </w:r>
      <w:r w:rsidR="00646853">
        <w:rPr>
          <w:rFonts w:eastAsiaTheme="minorEastAsia" w:hint="eastAsia"/>
          <w:sz w:val="24"/>
        </w:rPr>
        <w:t>LIGO/VIRGO</w:t>
      </w:r>
      <w:r w:rsidR="00727AED">
        <w:rPr>
          <w:rFonts w:eastAsiaTheme="minorEastAsia" w:hint="eastAsia"/>
          <w:sz w:val="24"/>
        </w:rPr>
        <w:t>研究团队水平。但</w:t>
      </w:r>
      <w:r w:rsidR="00646853">
        <w:rPr>
          <w:rFonts w:eastAsiaTheme="minorEastAsia" w:hint="eastAsia"/>
          <w:sz w:val="24"/>
        </w:rPr>
        <w:t>引力波信号本身只能提供有限的信息，如能找到引力波事件的电磁对应体，将使我们获得对引力波事件更为深入和全面的认识。同时，</w:t>
      </w:r>
      <w:r w:rsidR="00FA0AAF">
        <w:rPr>
          <w:rFonts w:eastAsiaTheme="minorEastAsia" w:hint="eastAsia"/>
          <w:sz w:val="24"/>
        </w:rPr>
        <w:t>人们</w:t>
      </w:r>
      <w:r w:rsidR="0031559D">
        <w:rPr>
          <w:rFonts w:eastAsiaTheme="minorEastAsia" w:hint="eastAsia"/>
          <w:sz w:val="24"/>
        </w:rPr>
        <w:t>相信这么激烈的并合事件</w:t>
      </w:r>
      <w:r w:rsidR="00646853">
        <w:rPr>
          <w:rFonts w:eastAsiaTheme="minorEastAsia" w:hint="eastAsia"/>
          <w:sz w:val="24"/>
        </w:rPr>
        <w:t>很可能会</w:t>
      </w:r>
      <w:r w:rsidR="0031559D">
        <w:rPr>
          <w:rFonts w:eastAsiaTheme="minorEastAsia" w:hint="eastAsia"/>
          <w:sz w:val="24"/>
        </w:rPr>
        <w:t>在</w:t>
      </w:r>
      <w:r w:rsidR="00FA0AAF">
        <w:rPr>
          <w:rFonts w:eastAsiaTheme="minorEastAsia" w:hint="eastAsia"/>
          <w:sz w:val="24"/>
        </w:rPr>
        <w:t>各个波段</w:t>
      </w:r>
      <w:r w:rsidR="0031559D">
        <w:rPr>
          <w:rFonts w:eastAsiaTheme="minorEastAsia" w:hint="eastAsia"/>
          <w:sz w:val="24"/>
        </w:rPr>
        <w:t>或多或少留下痕迹，如在射电波段，有可能产生</w:t>
      </w:r>
      <w:r w:rsidR="00646853">
        <w:rPr>
          <w:rFonts w:eastAsiaTheme="minorEastAsia" w:hint="eastAsia"/>
          <w:sz w:val="24"/>
        </w:rPr>
        <w:t>快速射电暴、</w:t>
      </w:r>
      <w:r w:rsidR="0031559D">
        <w:rPr>
          <w:rFonts w:eastAsiaTheme="minorEastAsia" w:hint="eastAsia"/>
          <w:sz w:val="24"/>
        </w:rPr>
        <w:t>射电余晖</w:t>
      </w:r>
      <w:r w:rsidR="00646853">
        <w:rPr>
          <w:rFonts w:eastAsiaTheme="minorEastAsia" w:hint="eastAsia"/>
          <w:sz w:val="24"/>
        </w:rPr>
        <w:t>等</w:t>
      </w:r>
      <w:r w:rsidR="0031559D">
        <w:rPr>
          <w:rFonts w:eastAsiaTheme="minorEastAsia" w:hint="eastAsia"/>
          <w:sz w:val="24"/>
        </w:rPr>
        <w:t>，</w:t>
      </w:r>
      <w:r w:rsidR="00AD7D36">
        <w:rPr>
          <w:rFonts w:eastAsiaTheme="minorEastAsia" w:hint="eastAsia"/>
          <w:sz w:val="24"/>
        </w:rPr>
        <w:t>通过对这些变源的观测可以进一步深入了解致密双体并合前后的物理过程</w:t>
      </w:r>
      <w:r>
        <w:rPr>
          <w:rFonts w:hint="eastAsia"/>
          <w:sz w:val="24"/>
        </w:rPr>
        <w:t>。</w:t>
      </w:r>
      <w:r w:rsidR="00B10447">
        <w:rPr>
          <w:rFonts w:hint="eastAsia"/>
          <w:sz w:val="24"/>
        </w:rPr>
        <w:t>由于目前引力波事件的定位只是依靠两个站点之间探测到的信号时间差，位置的不确定性非常大，因此要找到其电磁对应体，只能通过时间符合法进行探测。目前，虽有几十个探测尝试，但均未取得成功。大视场的射电干涉阵可以检测很大的天空区域，有望在引力波电磁对应体探测中取得重要的发现。</w:t>
      </w:r>
    </w:p>
    <w:p w14:paraId="7E665C80" w14:textId="46300830" w:rsidR="00FE349E" w:rsidRDefault="000961DE" w:rsidP="00FE349E">
      <w:pPr>
        <w:spacing w:line="360" w:lineRule="auto"/>
        <w:ind w:firstLineChars="250" w:firstLine="600"/>
        <w:rPr>
          <w:rFonts w:eastAsiaTheme="minorEastAsia" w:hint="eastAsia"/>
          <w:sz w:val="24"/>
        </w:rPr>
      </w:pPr>
      <w:ins w:id="9" w:author="X Chen" w:date="2017-06-23T00:41:00Z">
        <w:r>
          <w:rPr>
            <w:rFonts w:eastAsiaTheme="minorEastAsia" w:hint="eastAsia"/>
            <w:sz w:val="24"/>
          </w:rPr>
          <w:t>发现</w:t>
        </w:r>
      </w:ins>
      <w:ins w:id="10" w:author="X Chen" w:date="2017-06-23T01:03:00Z">
        <w:r>
          <w:rPr>
            <w:rFonts w:eastAsiaTheme="minorEastAsia" w:hint="eastAsia"/>
            <w:sz w:val="24"/>
          </w:rPr>
          <w:t>更多</w:t>
        </w:r>
      </w:ins>
      <w:ins w:id="11" w:author="X Chen" w:date="2017-06-23T00:41:00Z">
        <w:r w:rsidR="00FE349E" w:rsidRPr="00FE349E">
          <w:rPr>
            <w:rFonts w:eastAsiaTheme="minorEastAsia" w:hint="eastAsia"/>
            <w:sz w:val="24"/>
          </w:rPr>
          <w:t>的</w:t>
        </w:r>
        <w:r w:rsidR="00FE349E" w:rsidRPr="00FE349E">
          <w:rPr>
            <w:rFonts w:eastAsiaTheme="minorEastAsia"/>
            <w:sz w:val="24"/>
          </w:rPr>
          <w:t>FRB</w:t>
        </w:r>
      </w:ins>
      <w:ins w:id="12" w:author="X Chen" w:date="2017-06-23T00:43:00Z">
        <w:r w:rsidR="008B3884">
          <w:rPr>
            <w:rFonts w:eastAsiaTheme="minorEastAsia" w:hint="eastAsia"/>
            <w:sz w:val="24"/>
          </w:rPr>
          <w:t>事件</w:t>
        </w:r>
      </w:ins>
      <w:ins w:id="13" w:author="X Chen" w:date="2017-06-23T01:03:00Z">
        <w:r>
          <w:rPr>
            <w:rFonts w:eastAsiaTheme="minorEastAsia" w:hint="eastAsia"/>
            <w:sz w:val="24"/>
          </w:rPr>
          <w:t>对其研究</w:t>
        </w:r>
      </w:ins>
      <w:ins w:id="14" w:author="X Chen" w:date="2017-06-23T00:41:00Z">
        <w:r w:rsidR="00FE349E" w:rsidRPr="00FE349E">
          <w:rPr>
            <w:rFonts w:eastAsiaTheme="minorEastAsia" w:hint="eastAsia"/>
            <w:sz w:val="24"/>
          </w:rPr>
          <w:t>有重要的意义。例如，此前在研究伽玛暴</w:t>
        </w:r>
        <w:r w:rsidR="00FE349E" w:rsidRPr="00FE349E">
          <w:rPr>
            <w:rFonts w:eastAsiaTheme="minorEastAsia"/>
            <w:sz w:val="24"/>
          </w:rPr>
          <w:t>(GRB)</w:t>
        </w:r>
        <w:r w:rsidR="00FE349E" w:rsidRPr="00FE349E">
          <w:rPr>
            <w:rFonts w:eastAsiaTheme="minorEastAsia" w:hint="eastAsia"/>
            <w:sz w:val="24"/>
          </w:rPr>
          <w:t>时，最初就是根据</w:t>
        </w:r>
        <w:r w:rsidR="00FE349E" w:rsidRPr="00FE349E">
          <w:rPr>
            <w:rFonts w:eastAsiaTheme="minorEastAsia"/>
            <w:sz w:val="24"/>
          </w:rPr>
          <w:t>GRB</w:t>
        </w:r>
        <w:r w:rsidR="00FE349E" w:rsidRPr="00FE349E">
          <w:rPr>
            <w:rFonts w:eastAsiaTheme="minorEastAsia" w:hint="eastAsia"/>
            <w:sz w:val="24"/>
          </w:rPr>
          <w:t>在天球上的均匀分布和强度的分布函数，推测到其发生应该在银河系之外且有相当大的红移分布。另一方面，经过大量观测后，也发现</w:t>
        </w:r>
        <w:r w:rsidR="00FE349E" w:rsidRPr="00FE349E">
          <w:rPr>
            <w:rFonts w:eastAsiaTheme="minorEastAsia"/>
            <w:sz w:val="24"/>
          </w:rPr>
          <w:t>GRB</w:t>
        </w:r>
        <w:r w:rsidR="00FE349E" w:rsidRPr="00FE349E">
          <w:rPr>
            <w:rFonts w:eastAsiaTheme="minorEastAsia" w:hint="eastAsia"/>
            <w:sz w:val="24"/>
          </w:rPr>
          <w:t>可以分为长暴和短暴两类，目前认为这两类可能具有不同的起源。因此，探测到</w:t>
        </w:r>
      </w:ins>
      <w:ins w:id="15" w:author="X Chen" w:date="2017-06-23T00:42:00Z">
        <w:r w:rsidR="00FE349E">
          <w:rPr>
            <w:rFonts w:eastAsiaTheme="minorEastAsia" w:hint="eastAsia"/>
            <w:sz w:val="24"/>
          </w:rPr>
          <w:t>更多</w:t>
        </w:r>
      </w:ins>
      <w:ins w:id="16" w:author="X Chen" w:date="2017-06-23T00:41:00Z">
        <w:r w:rsidR="00FE349E" w:rsidRPr="00FE349E">
          <w:rPr>
            <w:rFonts w:eastAsiaTheme="minorEastAsia"/>
            <w:sz w:val="24"/>
          </w:rPr>
          <w:t>FRB</w:t>
        </w:r>
      </w:ins>
      <w:ins w:id="17" w:author="X Chen" w:date="2017-06-23T00:42:00Z">
        <w:r w:rsidR="00FE349E">
          <w:rPr>
            <w:rFonts w:eastAsiaTheme="minorEastAsia" w:hint="eastAsia"/>
            <w:sz w:val="24"/>
          </w:rPr>
          <w:t>事件</w:t>
        </w:r>
      </w:ins>
      <w:ins w:id="18" w:author="X Chen" w:date="2017-06-23T00:41:00Z">
        <w:r>
          <w:rPr>
            <w:rFonts w:eastAsiaTheme="minorEastAsia" w:hint="eastAsia"/>
            <w:sz w:val="24"/>
          </w:rPr>
          <w:t>，增加样本数量和观测细节，</w:t>
        </w:r>
      </w:ins>
      <w:ins w:id="19" w:author="X Chen" w:date="2017-06-23T01:08:00Z">
        <w:r>
          <w:rPr>
            <w:rFonts w:eastAsiaTheme="minorEastAsia" w:hint="eastAsia"/>
            <w:sz w:val="24"/>
          </w:rPr>
          <w:t>将</w:t>
        </w:r>
      </w:ins>
      <w:ins w:id="20" w:author="X Chen" w:date="2017-06-23T00:41:00Z">
        <w:r w:rsidR="00FE349E" w:rsidRPr="00FE349E">
          <w:rPr>
            <w:rFonts w:eastAsiaTheme="minorEastAsia" w:hint="eastAsia"/>
            <w:sz w:val="24"/>
          </w:rPr>
          <w:t>为研究其起源和性</w:t>
        </w:r>
        <w:r w:rsidR="00FE349E" w:rsidRPr="00FE349E">
          <w:rPr>
            <w:rFonts w:eastAsiaTheme="minorEastAsia" w:hint="eastAsia"/>
            <w:sz w:val="24"/>
          </w:rPr>
          <w:lastRenderedPageBreak/>
          <w:t>质提供</w:t>
        </w:r>
      </w:ins>
      <w:ins w:id="21" w:author="X Chen" w:date="2017-06-23T01:08:00Z">
        <w:r>
          <w:rPr>
            <w:rFonts w:eastAsiaTheme="minorEastAsia" w:hint="eastAsia"/>
            <w:sz w:val="24"/>
          </w:rPr>
          <w:t>非常宝贵的</w:t>
        </w:r>
      </w:ins>
      <w:ins w:id="22" w:author="X Chen" w:date="2017-06-23T00:41:00Z">
        <w:r w:rsidR="00FE349E" w:rsidRPr="00FE349E">
          <w:rPr>
            <w:rFonts w:eastAsiaTheme="minorEastAsia" w:hint="eastAsia"/>
            <w:sz w:val="24"/>
          </w:rPr>
          <w:t>信息</w:t>
        </w:r>
      </w:ins>
      <w:ins w:id="23" w:author="X Chen" w:date="2017-06-23T01:08:00Z">
        <w:r>
          <w:rPr>
            <w:rFonts w:eastAsiaTheme="minorEastAsia" w:hint="eastAsia"/>
            <w:sz w:val="24"/>
          </w:rPr>
          <w:t>和线索</w:t>
        </w:r>
      </w:ins>
      <w:ins w:id="24" w:author="X Chen" w:date="2017-06-23T00:41:00Z">
        <w:r w:rsidR="00FE349E" w:rsidRPr="00FE349E">
          <w:rPr>
            <w:rFonts w:eastAsiaTheme="minorEastAsia" w:hint="eastAsia"/>
            <w:sz w:val="24"/>
          </w:rPr>
          <w:t>。</w:t>
        </w:r>
      </w:ins>
    </w:p>
    <w:p w14:paraId="37F78E91" w14:textId="77777777" w:rsidR="00A15CCB" w:rsidRPr="0031559D" w:rsidRDefault="00D976B0" w:rsidP="0031559D">
      <w:pPr>
        <w:spacing w:line="360" w:lineRule="auto"/>
        <w:ind w:firstLineChars="250" w:firstLine="600"/>
        <w:rPr>
          <w:rFonts w:eastAsiaTheme="minorEastAsia" w:hint="eastAsia"/>
          <w:sz w:val="24"/>
        </w:rPr>
      </w:pPr>
      <w:r>
        <w:rPr>
          <w:rFonts w:hint="eastAsia"/>
          <w:sz w:val="24"/>
        </w:rPr>
        <w:t>进行射电变源搜索，有两点非常重要：一是望远镜视场大，并有大量观测时间，这样才有较多的机会探测到射电变源；二是所在地人为电磁干扰少，这样才能避免过多的虚警信号，探测到真正的射电变源。天籁阵列非常好地满足这两项需求。不过，天籁阵列原有的终端设备是针对大尺度结构巡天设计的，时间分辨率为秒级。对于很多射电快变源如</w:t>
      </w:r>
      <w:r>
        <w:rPr>
          <w:rFonts w:hint="eastAsia"/>
          <w:sz w:val="24"/>
        </w:rPr>
        <w:t>FRB</w:t>
      </w:r>
      <w:r>
        <w:rPr>
          <w:rFonts w:hint="eastAsia"/>
          <w:sz w:val="24"/>
        </w:rPr>
        <w:t>和脉冲星等，其观测需要有较高的时间分辨率。因此，如能拓展天籁阵列的功能，在进行精密的中性氢观测实验的同时开展射电变源巡天，可以充分发挥设备功能，更快地获得更多科学成果</w:t>
      </w:r>
      <w:r w:rsidR="00646853">
        <w:rPr>
          <w:rFonts w:hint="eastAsia"/>
          <w:sz w:val="24"/>
        </w:rPr>
        <w:t>，特别是在快速射电暴和引力波电磁对应体探测的方面，在配上合适的终端后可以具有相当大的优势，有望取得重要的科学成果</w:t>
      </w:r>
      <w:r>
        <w:rPr>
          <w:rFonts w:hint="eastAsia"/>
          <w:sz w:val="24"/>
        </w:rPr>
        <w:t>。</w:t>
      </w:r>
    </w:p>
    <w:p w14:paraId="2F251217" w14:textId="77777777" w:rsidR="005C284A" w:rsidRDefault="00D976B0">
      <w:pPr>
        <w:adjustRightInd/>
        <w:spacing w:line="360" w:lineRule="auto"/>
        <w:ind w:firstLineChars="200" w:firstLine="480"/>
        <w:jc w:val="left"/>
        <w:textAlignment w:val="auto"/>
        <w:rPr>
          <w:sz w:val="24"/>
        </w:rPr>
      </w:pPr>
      <w:r>
        <w:rPr>
          <w:rFonts w:hint="eastAsia"/>
          <w:sz w:val="24"/>
        </w:rPr>
        <w:t>之前的</w:t>
      </w:r>
      <w:r>
        <w:rPr>
          <w:rFonts w:hint="eastAsia"/>
          <w:sz w:val="24"/>
        </w:rPr>
        <w:t>FRB</w:t>
      </w:r>
      <w:r>
        <w:rPr>
          <w:rFonts w:hint="eastAsia"/>
          <w:sz w:val="24"/>
        </w:rPr>
        <w:t>大多为</w:t>
      </w:r>
      <w:r>
        <w:rPr>
          <w:rFonts w:hint="eastAsia"/>
          <w:sz w:val="24"/>
        </w:rPr>
        <w:t>Parks</w:t>
      </w:r>
      <w:r>
        <w:rPr>
          <w:rFonts w:hint="eastAsia"/>
          <w:sz w:val="24"/>
        </w:rPr>
        <w:t>，</w:t>
      </w:r>
      <w:r>
        <w:rPr>
          <w:rFonts w:hint="eastAsia"/>
          <w:sz w:val="24"/>
        </w:rPr>
        <w:t xml:space="preserve"> </w:t>
      </w:r>
      <w:r w:rsidR="00646853">
        <w:rPr>
          <w:rFonts w:hint="eastAsia"/>
          <w:sz w:val="24"/>
        </w:rPr>
        <w:t xml:space="preserve">Arecibo, </w:t>
      </w:r>
      <w:r>
        <w:rPr>
          <w:rFonts w:hint="eastAsia"/>
          <w:sz w:val="24"/>
        </w:rPr>
        <w:t>GBT</w:t>
      </w:r>
      <w:r>
        <w:rPr>
          <w:rFonts w:hint="eastAsia"/>
          <w:sz w:val="24"/>
        </w:rPr>
        <w:t>等大口径单天线观测到的，但由于其巡天视场限制，在</w:t>
      </w:r>
      <w:r>
        <w:rPr>
          <w:rFonts w:hint="eastAsia"/>
          <w:sz w:val="24"/>
        </w:rPr>
        <w:t>FRB</w:t>
      </w:r>
      <w:r>
        <w:rPr>
          <w:rFonts w:hint="eastAsia"/>
          <w:sz w:val="24"/>
        </w:rPr>
        <w:t>一定概率发生条件下，其搜索到</w:t>
      </w:r>
      <w:r>
        <w:rPr>
          <w:rFonts w:hint="eastAsia"/>
          <w:sz w:val="24"/>
        </w:rPr>
        <w:t>FRB</w:t>
      </w:r>
      <w:r>
        <w:rPr>
          <w:rFonts w:hint="eastAsia"/>
          <w:sz w:val="24"/>
        </w:rPr>
        <w:t>事件的次数也受到限制。国际上许多新建成的干涉阵列都在积极研制用于</w:t>
      </w:r>
      <w:r>
        <w:rPr>
          <w:rFonts w:hint="eastAsia"/>
          <w:sz w:val="24"/>
        </w:rPr>
        <w:t>FRB</w:t>
      </w:r>
      <w:r>
        <w:rPr>
          <w:rFonts w:hint="eastAsia"/>
          <w:sz w:val="24"/>
        </w:rPr>
        <w:t>搜寻的数据处理终端，如位于澳大利亚的</w:t>
      </w:r>
      <w:r>
        <w:rPr>
          <w:rFonts w:hint="eastAsia"/>
          <w:sz w:val="24"/>
        </w:rPr>
        <w:t>MWA</w:t>
      </w:r>
      <w:r>
        <w:rPr>
          <w:rFonts w:hint="eastAsia"/>
          <w:sz w:val="24"/>
        </w:rPr>
        <w:t>阵列，可以形成十几个合成波束进行巡天观测，而位于荷兰及欧洲其他几个国家的</w:t>
      </w:r>
      <w:r>
        <w:rPr>
          <w:rFonts w:hint="eastAsia"/>
          <w:sz w:val="24"/>
        </w:rPr>
        <w:t>LOFAR</w:t>
      </w:r>
      <w:r>
        <w:rPr>
          <w:rFonts w:hint="eastAsia"/>
          <w:sz w:val="24"/>
        </w:rPr>
        <w:t>中心区可形成</w:t>
      </w:r>
      <w:r>
        <w:rPr>
          <w:rFonts w:hint="eastAsia"/>
          <w:sz w:val="24"/>
        </w:rPr>
        <w:t>24</w:t>
      </w:r>
      <w:r>
        <w:rPr>
          <w:rFonts w:hint="eastAsia"/>
          <w:sz w:val="24"/>
        </w:rPr>
        <w:t>个波束，全阵列则可形成</w:t>
      </w:r>
      <w:r>
        <w:rPr>
          <w:rFonts w:hint="eastAsia"/>
          <w:sz w:val="24"/>
        </w:rPr>
        <w:t>8</w:t>
      </w:r>
      <w:r>
        <w:rPr>
          <w:rFonts w:hint="eastAsia"/>
          <w:sz w:val="24"/>
        </w:rPr>
        <w:t>个波束进行巡天观测。</w:t>
      </w:r>
      <w:r w:rsidR="00646853">
        <w:rPr>
          <w:rFonts w:hint="eastAsia"/>
          <w:sz w:val="24"/>
        </w:rPr>
        <w:t>不过，</w:t>
      </w:r>
      <w:r w:rsidR="00646853">
        <w:rPr>
          <w:rFonts w:hint="eastAsia"/>
          <w:sz w:val="24"/>
        </w:rPr>
        <w:t>MWA</w:t>
      </w:r>
      <w:r w:rsidR="00646853">
        <w:rPr>
          <w:rFonts w:hint="eastAsia"/>
          <w:sz w:val="24"/>
        </w:rPr>
        <w:t>和</w:t>
      </w:r>
      <w:r w:rsidR="00646853">
        <w:rPr>
          <w:rFonts w:hint="eastAsia"/>
          <w:sz w:val="24"/>
        </w:rPr>
        <w:t>LOFAR</w:t>
      </w:r>
      <w:r w:rsidR="00646853">
        <w:rPr>
          <w:rFonts w:hint="eastAsia"/>
          <w:sz w:val="24"/>
        </w:rPr>
        <w:t>观测的信号频率太低，色散过大，这可能是它们迄今未能发现</w:t>
      </w:r>
      <w:r w:rsidR="00646853">
        <w:rPr>
          <w:rFonts w:hint="eastAsia"/>
          <w:sz w:val="24"/>
        </w:rPr>
        <w:t>FRB</w:t>
      </w:r>
      <w:r w:rsidR="00646853">
        <w:rPr>
          <w:rFonts w:hint="eastAsia"/>
          <w:sz w:val="24"/>
        </w:rPr>
        <w:t>事件的原因。天籁阵列工作频率与以往发现</w:t>
      </w:r>
      <w:r w:rsidR="005C284A">
        <w:rPr>
          <w:rFonts w:hint="eastAsia"/>
          <w:sz w:val="24"/>
        </w:rPr>
        <w:t>FRB</w:t>
      </w:r>
      <w:r w:rsidR="005C284A">
        <w:rPr>
          <w:rFonts w:hint="eastAsia"/>
          <w:sz w:val="24"/>
        </w:rPr>
        <w:t>的望远镜工作频率相当，色散适中，有更好的探测机会。</w:t>
      </w:r>
    </w:p>
    <w:p w14:paraId="3C33C5C9" w14:textId="77777777" w:rsidR="00A15CCB" w:rsidRDefault="00D976B0">
      <w:pPr>
        <w:adjustRightInd/>
        <w:spacing w:line="360" w:lineRule="auto"/>
        <w:ind w:firstLineChars="200" w:firstLine="480"/>
        <w:jc w:val="left"/>
        <w:textAlignment w:val="auto"/>
        <w:rPr>
          <w:ins w:id="25" w:author="X Chen" w:date="2017-06-23T00:58:00Z"/>
          <w:sz w:val="18"/>
          <w:szCs w:val="15"/>
        </w:rPr>
      </w:pPr>
      <w:r>
        <w:rPr>
          <w:rFonts w:hint="eastAsia"/>
          <w:sz w:val="24"/>
        </w:rPr>
        <w:t>在数字技术高速发展的今天，天线的发展已经由开发大型、超大型天线，转向发展更为廉价的中小型综合孔径阵列，一个典型的例子是目前世界最大的射电天文项目</w:t>
      </w:r>
      <w:r>
        <w:rPr>
          <w:rFonts w:hint="eastAsia"/>
          <w:sz w:val="24"/>
        </w:rPr>
        <w:t>--</w:t>
      </w:r>
      <w:r>
        <w:rPr>
          <w:rFonts w:hint="eastAsia"/>
          <w:sz w:val="24"/>
        </w:rPr>
        <w:t>平方公里阵列</w:t>
      </w:r>
      <w:r>
        <w:rPr>
          <w:rFonts w:hint="eastAsia"/>
          <w:sz w:val="24"/>
        </w:rPr>
        <w:t>SKA</w:t>
      </w:r>
      <w:r>
        <w:rPr>
          <w:rFonts w:hint="eastAsia"/>
          <w:sz w:val="24"/>
        </w:rPr>
        <w:t>的碟形天线阵列（</w:t>
      </w:r>
      <w:r>
        <w:rPr>
          <w:rFonts w:hint="eastAsia"/>
          <w:sz w:val="24"/>
        </w:rPr>
        <w:t>SKA-Mid</w:t>
      </w:r>
      <w:r>
        <w:rPr>
          <w:rFonts w:hint="eastAsia"/>
          <w:sz w:val="24"/>
        </w:rPr>
        <w:t>），它由大量（第一期约</w:t>
      </w:r>
      <w:r>
        <w:rPr>
          <w:rFonts w:hint="eastAsia"/>
          <w:sz w:val="24"/>
        </w:rPr>
        <w:t>200</w:t>
      </w:r>
      <w:r>
        <w:rPr>
          <w:rFonts w:hint="eastAsia"/>
          <w:sz w:val="24"/>
        </w:rPr>
        <w:t>个，未来可能扩充至几千个）</w:t>
      </w:r>
      <w:r>
        <w:rPr>
          <w:rFonts w:hint="eastAsia"/>
          <w:sz w:val="24"/>
        </w:rPr>
        <w:t>15</w:t>
      </w:r>
      <w:r>
        <w:rPr>
          <w:rFonts w:hint="eastAsia"/>
          <w:sz w:val="24"/>
        </w:rPr>
        <w:t>米左右的碟形天线构成，另外</w:t>
      </w:r>
      <w:r>
        <w:rPr>
          <w:rFonts w:hint="eastAsia"/>
          <w:sz w:val="24"/>
        </w:rPr>
        <w:t>SKA</w:t>
      </w:r>
      <w:r>
        <w:rPr>
          <w:rFonts w:hint="eastAsia"/>
          <w:sz w:val="24"/>
        </w:rPr>
        <w:t>的低频孔径阵列（</w:t>
      </w:r>
      <w:r>
        <w:rPr>
          <w:rFonts w:hint="eastAsia"/>
          <w:sz w:val="24"/>
        </w:rPr>
        <w:t>SKA-low</w:t>
      </w:r>
      <w:r>
        <w:rPr>
          <w:rFonts w:hint="eastAsia"/>
          <w:sz w:val="24"/>
        </w:rPr>
        <w:t>），就是典型的波束合成综合孔径阵列。这些阵列也都配置了波束合成模式，用于</w:t>
      </w:r>
      <w:r>
        <w:rPr>
          <w:rFonts w:hint="eastAsia"/>
          <w:sz w:val="24"/>
        </w:rPr>
        <w:t>FRB</w:t>
      </w:r>
      <w:r>
        <w:rPr>
          <w:rFonts w:hint="eastAsia"/>
          <w:sz w:val="24"/>
        </w:rPr>
        <w:t>、脉冲星观测。在观测方面，干涉阵列也在去年取得了突破性的进展，甚长基线阵列（</w:t>
      </w:r>
      <w:r>
        <w:rPr>
          <w:sz w:val="24"/>
        </w:rPr>
        <w:t>Vary Large Array, VLA</w:t>
      </w:r>
      <w:r>
        <w:rPr>
          <w:rFonts w:hint="eastAsia"/>
          <w:sz w:val="24"/>
        </w:rPr>
        <w:t>）在</w:t>
      </w:r>
      <w:r>
        <w:rPr>
          <w:rFonts w:hint="eastAsia"/>
          <w:sz w:val="24"/>
        </w:rPr>
        <w:t>Casey Law</w:t>
      </w:r>
      <w:r>
        <w:rPr>
          <w:rFonts w:hint="eastAsia"/>
          <w:sz w:val="24"/>
        </w:rPr>
        <w:t>等人带领下，在去年年末的搜寻中成功观测到了</w:t>
      </w:r>
      <w:r>
        <w:rPr>
          <w:rFonts w:hint="eastAsia"/>
          <w:sz w:val="24"/>
        </w:rPr>
        <w:t>FRB110220</w:t>
      </w:r>
      <w:r>
        <w:rPr>
          <w:rFonts w:hint="eastAsia"/>
          <w:sz w:val="24"/>
        </w:rPr>
        <w:t>，</w:t>
      </w:r>
      <w:r>
        <w:rPr>
          <w:rFonts w:hint="eastAsia"/>
          <w:sz w:val="24"/>
        </w:rPr>
        <w:t xml:space="preserve"> </w:t>
      </w:r>
      <w:r>
        <w:rPr>
          <w:rFonts w:hint="eastAsia"/>
          <w:sz w:val="24"/>
        </w:rPr>
        <w:t>虽然该</w:t>
      </w:r>
      <w:r>
        <w:rPr>
          <w:rFonts w:hint="eastAsia"/>
          <w:sz w:val="24"/>
        </w:rPr>
        <w:t>FRB</w:t>
      </w:r>
      <w:r>
        <w:rPr>
          <w:rFonts w:hint="eastAsia"/>
          <w:sz w:val="24"/>
        </w:rPr>
        <w:t>最初是由</w:t>
      </w:r>
      <w:r>
        <w:rPr>
          <w:rFonts w:hint="eastAsia"/>
          <w:sz w:val="24"/>
        </w:rPr>
        <w:t xml:space="preserve">Aricebo </w:t>
      </w:r>
      <w:r>
        <w:rPr>
          <w:rFonts w:hint="eastAsia"/>
          <w:sz w:val="24"/>
        </w:rPr>
        <w:t>观测到的可重复</w:t>
      </w:r>
      <w:r>
        <w:rPr>
          <w:rFonts w:hint="eastAsia"/>
          <w:sz w:val="24"/>
        </w:rPr>
        <w:t>FRB</w:t>
      </w:r>
      <w:r>
        <w:rPr>
          <w:rFonts w:hint="eastAsia"/>
          <w:sz w:val="24"/>
        </w:rPr>
        <w:t>，但</w:t>
      </w:r>
      <w:r>
        <w:rPr>
          <w:rFonts w:hint="eastAsia"/>
          <w:sz w:val="24"/>
        </w:rPr>
        <w:t>VLA</w:t>
      </w:r>
      <w:r>
        <w:rPr>
          <w:rFonts w:hint="eastAsia"/>
          <w:sz w:val="24"/>
        </w:rPr>
        <w:t>作为干涉阵列具有更精准的定位能力，将之前的</w:t>
      </w:r>
      <w:r>
        <w:rPr>
          <w:rFonts w:hint="eastAsia"/>
          <w:sz w:val="24"/>
        </w:rPr>
        <w:t>100</w:t>
      </w:r>
      <w:r>
        <w:rPr>
          <w:rFonts w:hint="eastAsia"/>
          <w:sz w:val="24"/>
        </w:rPr>
        <w:t>毫角秒的位置精度提高到了</w:t>
      </w:r>
      <w:r>
        <w:rPr>
          <w:rFonts w:hint="eastAsia"/>
          <w:sz w:val="24"/>
        </w:rPr>
        <w:t>1.7</w:t>
      </w:r>
      <w:r>
        <w:rPr>
          <w:rFonts w:hint="eastAsia"/>
          <w:sz w:val="24"/>
        </w:rPr>
        <w:t>毫角秒，该发现也被发表在了</w:t>
      </w:r>
      <w:r>
        <w:rPr>
          <w:rFonts w:hint="eastAsia"/>
          <w:sz w:val="24"/>
        </w:rPr>
        <w:t>Nature</w:t>
      </w:r>
      <w:r>
        <w:rPr>
          <w:sz w:val="24"/>
        </w:rPr>
        <w:t>上</w:t>
      </w:r>
      <w:r>
        <w:rPr>
          <w:sz w:val="18"/>
          <w:szCs w:val="15"/>
        </w:rPr>
        <w:t>（</w:t>
      </w:r>
      <w:r w:rsidR="00997D3D" w:rsidRPr="00997D3D">
        <w:rPr>
          <w:rFonts w:eastAsiaTheme="minorEastAsia"/>
          <w:sz w:val="24"/>
          <w:szCs w:val="15"/>
        </w:rPr>
        <w:t>Nature 541, 58</w:t>
      </w:r>
      <w:r w:rsidR="00997D3D" w:rsidRPr="00997D3D">
        <w:rPr>
          <w:rFonts w:eastAsiaTheme="minorEastAsia" w:hint="eastAsia"/>
          <w:sz w:val="24"/>
          <w:szCs w:val="15"/>
        </w:rPr>
        <w:t>–</w:t>
      </w:r>
      <w:r w:rsidR="00997D3D" w:rsidRPr="00997D3D">
        <w:rPr>
          <w:rFonts w:eastAsiaTheme="minorEastAsia"/>
          <w:sz w:val="24"/>
          <w:szCs w:val="15"/>
        </w:rPr>
        <w:t>61 , 2017</w:t>
      </w:r>
      <w:r>
        <w:rPr>
          <w:rFonts w:hint="eastAsia"/>
          <w:sz w:val="18"/>
          <w:szCs w:val="15"/>
        </w:rPr>
        <w:t>）。</w:t>
      </w:r>
    </w:p>
    <w:p w14:paraId="34409065" w14:textId="05AE69D5" w:rsidR="004F340D" w:rsidRDefault="004F340D">
      <w:pPr>
        <w:adjustRightInd/>
        <w:spacing w:line="360" w:lineRule="auto"/>
        <w:ind w:firstLineChars="200" w:firstLine="480"/>
        <w:jc w:val="left"/>
        <w:textAlignment w:val="auto"/>
        <w:rPr>
          <w:sz w:val="24"/>
        </w:rPr>
      </w:pPr>
      <w:ins w:id="26" w:author="X Chen" w:date="2017-06-23T00:59:00Z">
        <w:r w:rsidRPr="004F340D">
          <w:rPr>
            <w:rFonts w:hint="eastAsia"/>
            <w:sz w:val="24"/>
          </w:rPr>
          <w:t>除了搜寻和发现</w:t>
        </w:r>
      </w:ins>
      <w:ins w:id="27" w:author="X Chen" w:date="2017-06-23T01:08:00Z">
        <w:r w:rsidR="000961DE">
          <w:rPr>
            <w:rFonts w:hint="eastAsia"/>
            <w:sz w:val="24"/>
          </w:rPr>
          <w:t>FRB</w:t>
        </w:r>
      </w:ins>
      <w:ins w:id="28" w:author="X Chen" w:date="2017-06-23T00:59:00Z">
        <w:r w:rsidRPr="004F340D">
          <w:rPr>
            <w:rFonts w:hint="eastAsia"/>
            <w:sz w:val="24"/>
          </w:rPr>
          <w:t>外，</w:t>
        </w:r>
      </w:ins>
      <w:ins w:id="29" w:author="X Chen" w:date="2017-06-23T01:08:00Z">
        <w:r w:rsidR="000961DE">
          <w:rPr>
            <w:rFonts w:hint="eastAsia"/>
            <w:sz w:val="24"/>
          </w:rPr>
          <w:t>对其</w:t>
        </w:r>
      </w:ins>
      <w:ins w:id="30" w:author="X Chen" w:date="2017-06-23T00:59:00Z">
        <w:r w:rsidRPr="004F340D">
          <w:rPr>
            <w:rFonts w:hint="eastAsia"/>
            <w:sz w:val="24"/>
          </w:rPr>
          <w:t>精确定位</w:t>
        </w:r>
      </w:ins>
      <w:ins w:id="31" w:author="X Chen" w:date="2017-06-23T01:08:00Z">
        <w:r w:rsidR="000961DE">
          <w:rPr>
            <w:rFonts w:hint="eastAsia"/>
            <w:sz w:val="24"/>
          </w:rPr>
          <w:t>也</w:t>
        </w:r>
      </w:ins>
      <w:ins w:id="32" w:author="X Chen" w:date="2017-06-23T00:59:00Z">
        <w:r w:rsidRPr="004F340D">
          <w:rPr>
            <w:rFonts w:hint="eastAsia"/>
            <w:sz w:val="24"/>
          </w:rPr>
          <w:t>是</w:t>
        </w:r>
      </w:ins>
      <w:ins w:id="33" w:author="X Chen" w:date="2017-06-23T01:08:00Z">
        <w:r w:rsidR="000961DE">
          <w:rPr>
            <w:rFonts w:hint="eastAsia"/>
            <w:sz w:val="24"/>
          </w:rPr>
          <w:t>极为</w:t>
        </w:r>
      </w:ins>
      <w:ins w:id="34" w:author="X Chen" w:date="2017-06-23T00:59:00Z">
        <w:r w:rsidRPr="004F340D">
          <w:rPr>
            <w:rFonts w:hint="eastAsia"/>
            <w:sz w:val="24"/>
          </w:rPr>
          <w:t>重要</w:t>
        </w:r>
      </w:ins>
      <w:ins w:id="35" w:author="X Chen" w:date="2017-06-23T01:09:00Z">
        <w:r w:rsidR="000961DE">
          <w:rPr>
            <w:rFonts w:hint="eastAsia"/>
            <w:sz w:val="24"/>
          </w:rPr>
          <w:t>的</w:t>
        </w:r>
      </w:ins>
      <w:ins w:id="36" w:author="X Chen" w:date="2017-06-23T00:59:00Z">
        <w:r w:rsidRPr="004F340D">
          <w:rPr>
            <w:rFonts w:hint="eastAsia"/>
            <w:sz w:val="24"/>
          </w:rPr>
          <w:t>实验课题。如果能</w:t>
        </w:r>
        <w:r w:rsidRPr="004F340D">
          <w:rPr>
            <w:rFonts w:hint="eastAsia"/>
            <w:sz w:val="24"/>
          </w:rPr>
          <w:lastRenderedPageBreak/>
          <w:t>精确定位，可以同时使用光学、</w:t>
        </w:r>
        <w:r w:rsidRPr="004F340D">
          <w:rPr>
            <w:sz w:val="24"/>
          </w:rPr>
          <w:t>X-</w:t>
        </w:r>
        <w:r w:rsidRPr="004F340D">
          <w:rPr>
            <w:rFonts w:hint="eastAsia"/>
            <w:sz w:val="24"/>
          </w:rPr>
          <w:t>射线等其它波段观测手段对发生点进行观测，有助于发现其起源。使用长基线的干涉阵，可以实现</w:t>
        </w:r>
        <w:r w:rsidRPr="004F340D">
          <w:rPr>
            <w:sz w:val="24"/>
          </w:rPr>
          <w:t>FRB</w:t>
        </w:r>
        <w:r w:rsidRPr="004F340D">
          <w:rPr>
            <w:rFonts w:hint="eastAsia"/>
            <w:sz w:val="24"/>
          </w:rPr>
          <w:t>的精确定位。我们研制的干涉阵信号处理终端，本身可以用于长基线干涉阵。目前的天籁阵列是针对</w:t>
        </w:r>
        <w:r w:rsidRPr="004F340D">
          <w:rPr>
            <w:sz w:val="24"/>
          </w:rPr>
          <w:t>21cm</w:t>
        </w:r>
      </w:ins>
      <w:ins w:id="37" w:author="X Chen" w:date="2017-06-23T01:09:00Z">
        <w:r w:rsidR="000961DE">
          <w:rPr>
            <w:rFonts w:hint="eastAsia"/>
            <w:sz w:val="24"/>
          </w:rPr>
          <w:t>强度映射</w:t>
        </w:r>
      </w:ins>
      <w:ins w:id="38" w:author="X Chen" w:date="2017-06-23T00:59:00Z">
        <w:r w:rsidRPr="004F340D">
          <w:rPr>
            <w:rFonts w:hint="eastAsia"/>
            <w:sz w:val="24"/>
          </w:rPr>
          <w:t>巡天设计的</w:t>
        </w:r>
      </w:ins>
      <w:ins w:id="39" w:author="X Chen" w:date="2017-06-23T01:09:00Z">
        <w:r w:rsidR="000961DE">
          <w:rPr>
            <w:rFonts w:hint="eastAsia"/>
            <w:sz w:val="24"/>
          </w:rPr>
          <w:t>密集阵列</w:t>
        </w:r>
      </w:ins>
      <w:ins w:id="40" w:author="X Chen" w:date="2017-06-23T00:59:00Z">
        <w:r w:rsidRPr="004F340D">
          <w:rPr>
            <w:rFonts w:hint="eastAsia"/>
            <w:sz w:val="24"/>
          </w:rPr>
          <w:t>，均为短基线</w:t>
        </w:r>
      </w:ins>
      <w:ins w:id="41" w:author="X Chen" w:date="2017-06-23T01:09:00Z">
        <w:r w:rsidR="000961DE">
          <w:rPr>
            <w:rFonts w:hint="eastAsia"/>
            <w:sz w:val="24"/>
          </w:rPr>
          <w:t>而没有长基线</w:t>
        </w:r>
      </w:ins>
      <w:ins w:id="42" w:author="X Chen" w:date="2017-06-23T00:59:00Z">
        <w:r w:rsidR="000961DE">
          <w:rPr>
            <w:rFonts w:hint="eastAsia"/>
            <w:sz w:val="24"/>
          </w:rPr>
          <w:t>，定位精度不高，但</w:t>
        </w:r>
      </w:ins>
      <w:ins w:id="43" w:author="X Chen" w:date="2017-06-23T01:10:00Z">
        <w:r w:rsidR="000961DE">
          <w:rPr>
            <w:rFonts w:hint="eastAsia"/>
            <w:sz w:val="24"/>
          </w:rPr>
          <w:t>可以</w:t>
        </w:r>
      </w:ins>
      <w:ins w:id="44" w:author="X Chen" w:date="2017-06-23T00:59:00Z">
        <w:r w:rsidRPr="004F340D">
          <w:rPr>
            <w:rFonts w:hint="eastAsia"/>
            <w:sz w:val="24"/>
          </w:rPr>
          <w:t>再扩展阵列，增加长基线天线，以实现高精度定位。考虑到目前</w:t>
        </w:r>
        <w:r w:rsidRPr="004F340D">
          <w:rPr>
            <w:sz w:val="24"/>
          </w:rPr>
          <w:t>FRB</w:t>
        </w:r>
        <w:r w:rsidRPr="004F340D">
          <w:rPr>
            <w:rFonts w:hint="eastAsia"/>
            <w:sz w:val="24"/>
          </w:rPr>
          <w:t>领域激烈竞争的情况，我们认为</w:t>
        </w:r>
      </w:ins>
      <w:ins w:id="45" w:author="X Chen" w:date="2017-06-23T01:02:00Z">
        <w:r w:rsidR="000961DE">
          <w:rPr>
            <w:rFonts w:hint="eastAsia"/>
            <w:sz w:val="24"/>
          </w:rPr>
          <w:t>第一步</w:t>
        </w:r>
      </w:ins>
      <w:ins w:id="46" w:author="X Chen" w:date="2017-06-23T00:59:00Z">
        <w:r w:rsidR="000961DE">
          <w:rPr>
            <w:rFonts w:hint="eastAsia"/>
            <w:sz w:val="24"/>
          </w:rPr>
          <w:t>应先抓紧时间用现有阵列进行搜寻实验，</w:t>
        </w:r>
      </w:ins>
      <w:ins w:id="47" w:author="X Chen" w:date="2017-06-23T01:11:00Z">
        <w:r w:rsidR="000961DE">
          <w:rPr>
            <w:rFonts w:hint="eastAsia"/>
            <w:sz w:val="24"/>
          </w:rPr>
          <w:t>在</w:t>
        </w:r>
      </w:ins>
      <w:ins w:id="48" w:author="X Chen" w:date="2017-06-23T00:59:00Z">
        <w:r w:rsidRPr="004F340D">
          <w:rPr>
            <w:rFonts w:hint="eastAsia"/>
            <w:sz w:val="24"/>
          </w:rPr>
          <w:t>取得成功</w:t>
        </w:r>
      </w:ins>
      <w:ins w:id="49" w:author="X Chen" w:date="2017-06-23T01:11:00Z">
        <w:r w:rsidR="000961DE">
          <w:rPr>
            <w:rFonts w:hint="eastAsia"/>
            <w:sz w:val="24"/>
          </w:rPr>
          <w:t>后</w:t>
        </w:r>
      </w:ins>
      <w:ins w:id="50" w:author="X Chen" w:date="2017-06-23T00:59:00Z">
        <w:r w:rsidRPr="004F340D">
          <w:rPr>
            <w:rFonts w:hint="eastAsia"/>
            <w:sz w:val="24"/>
          </w:rPr>
          <w:t>，</w:t>
        </w:r>
        <w:r w:rsidR="000961DE">
          <w:rPr>
            <w:rFonts w:hint="eastAsia"/>
            <w:sz w:val="24"/>
          </w:rPr>
          <w:t>再开展后续项目，增</w:t>
        </w:r>
      </w:ins>
      <w:ins w:id="51" w:author="X Chen" w:date="2017-06-23T01:11:00Z">
        <w:r w:rsidR="000961DE">
          <w:rPr>
            <w:rFonts w:hint="eastAsia"/>
            <w:sz w:val="24"/>
          </w:rPr>
          <w:t>建</w:t>
        </w:r>
      </w:ins>
      <w:ins w:id="52" w:author="X Chen" w:date="2017-06-23T00:59:00Z">
        <w:r w:rsidRPr="004F340D">
          <w:rPr>
            <w:rFonts w:hint="eastAsia"/>
            <w:sz w:val="24"/>
          </w:rPr>
          <w:t>长基线</w:t>
        </w:r>
      </w:ins>
      <w:ins w:id="53" w:author="X Chen" w:date="2017-06-23T01:12:00Z">
        <w:r w:rsidR="000961DE">
          <w:rPr>
            <w:rFonts w:hint="eastAsia"/>
            <w:sz w:val="24"/>
          </w:rPr>
          <w:t>天线</w:t>
        </w:r>
      </w:ins>
      <w:ins w:id="54" w:author="X Chen" w:date="2017-06-23T00:59:00Z">
        <w:r w:rsidRPr="004F340D">
          <w:rPr>
            <w:rFonts w:hint="eastAsia"/>
            <w:sz w:val="24"/>
          </w:rPr>
          <w:t>单元</w:t>
        </w:r>
      </w:ins>
      <w:ins w:id="55" w:author="X Chen" w:date="2017-06-23T01:02:00Z">
        <w:r w:rsidR="000961DE">
          <w:rPr>
            <w:rFonts w:hint="eastAsia"/>
            <w:sz w:val="24"/>
          </w:rPr>
          <w:t>,</w:t>
        </w:r>
      </w:ins>
      <w:ins w:id="56" w:author="X Chen" w:date="2017-06-23T01:11:00Z">
        <w:r w:rsidR="000961DE">
          <w:rPr>
            <w:rFonts w:hint="eastAsia"/>
            <w:sz w:val="24"/>
          </w:rPr>
          <w:t xml:space="preserve"> </w:t>
        </w:r>
      </w:ins>
      <w:ins w:id="57" w:author="X Chen" w:date="2017-06-23T01:02:00Z">
        <w:r w:rsidR="000961DE">
          <w:rPr>
            <w:rFonts w:hint="eastAsia"/>
            <w:sz w:val="24"/>
          </w:rPr>
          <w:t>实现</w:t>
        </w:r>
      </w:ins>
      <w:ins w:id="58" w:author="X Chen" w:date="2017-06-23T01:11:00Z">
        <w:r w:rsidR="000961DE">
          <w:rPr>
            <w:rFonts w:hint="eastAsia"/>
            <w:sz w:val="24"/>
          </w:rPr>
          <w:t>FRB</w:t>
        </w:r>
      </w:ins>
      <w:ins w:id="59" w:author="X Chen" w:date="2017-06-23T01:03:00Z">
        <w:r w:rsidR="000961DE">
          <w:rPr>
            <w:rFonts w:hint="eastAsia"/>
            <w:sz w:val="24"/>
          </w:rPr>
          <w:t>高精度定位</w:t>
        </w:r>
      </w:ins>
      <w:ins w:id="60" w:author="X Chen" w:date="2017-06-23T00:59:00Z">
        <w:r w:rsidRPr="004F340D">
          <w:rPr>
            <w:rFonts w:hint="eastAsia"/>
            <w:sz w:val="24"/>
          </w:rPr>
          <w:t>。</w:t>
        </w:r>
      </w:ins>
    </w:p>
    <w:p w14:paraId="29378A29" w14:textId="77777777" w:rsidR="00A15CCB" w:rsidRDefault="00D976B0" w:rsidP="00792FF9">
      <w:pPr>
        <w:adjustRightInd/>
        <w:spacing w:line="360" w:lineRule="auto"/>
        <w:ind w:firstLineChars="200" w:firstLine="480"/>
        <w:textAlignment w:val="auto"/>
        <w:rPr>
          <w:sz w:val="24"/>
        </w:rPr>
      </w:pPr>
      <w:r>
        <w:rPr>
          <w:rFonts w:hint="eastAsia"/>
          <w:sz w:val="24"/>
        </w:rPr>
        <w:t>干涉阵列在搜索、观测</w:t>
      </w:r>
      <w:r>
        <w:rPr>
          <w:rFonts w:hint="eastAsia"/>
          <w:sz w:val="24"/>
        </w:rPr>
        <w:t>FRB</w:t>
      </w:r>
      <w:r>
        <w:rPr>
          <w:rFonts w:hint="eastAsia"/>
          <w:sz w:val="24"/>
        </w:rPr>
        <w:t>和脉冲星等瞬变源时，为了提高时间分辨率，多采用数字多波束合成方式进行观测。目前国内多波束合成技术主要在军事雷达特别是相控阵上应用，但军事上以主动雷达为主，多采用模拟移相器的方法合成几个波束，使用被动数字多波束合成的例子不多。本项研究对数字多波束合成技术进行试验，并研究其数据处理的特点，在技术上也有重要价值</w:t>
      </w:r>
      <w:r w:rsidR="005C284A">
        <w:rPr>
          <w:rFonts w:hint="eastAsia"/>
          <w:sz w:val="24"/>
        </w:rPr>
        <w:t>，未来也有可能在</w:t>
      </w:r>
      <w:r w:rsidR="00792FF9">
        <w:rPr>
          <w:rFonts w:hint="eastAsia"/>
          <w:sz w:val="24"/>
        </w:rPr>
        <w:t>大</w:t>
      </w:r>
      <w:r w:rsidR="005C284A">
        <w:rPr>
          <w:rFonts w:hint="eastAsia"/>
          <w:sz w:val="24"/>
        </w:rPr>
        <w:t>视场短促爆发信号监视和定位</w:t>
      </w:r>
      <w:r w:rsidR="00792FF9">
        <w:rPr>
          <w:rFonts w:hint="eastAsia"/>
          <w:sz w:val="24"/>
        </w:rPr>
        <w:t>，高速目标的捕获、跟踪与识别</w:t>
      </w:r>
      <w:r w:rsidR="005C284A">
        <w:rPr>
          <w:rFonts w:hint="eastAsia"/>
          <w:sz w:val="24"/>
        </w:rPr>
        <w:t>等领域获得应用</w:t>
      </w:r>
      <w:r>
        <w:rPr>
          <w:rFonts w:hint="eastAsia"/>
          <w:sz w:val="24"/>
        </w:rPr>
        <w:t>。</w:t>
      </w:r>
    </w:p>
    <w:p w14:paraId="52BC0E13" w14:textId="77777777" w:rsidR="00A15CCB" w:rsidRDefault="00D976B0">
      <w:pPr>
        <w:adjustRightInd/>
        <w:spacing w:line="360" w:lineRule="auto"/>
        <w:jc w:val="center"/>
        <w:textAlignment w:val="auto"/>
        <w:rPr>
          <w:sz w:val="24"/>
        </w:rPr>
      </w:pPr>
      <w:r>
        <w:rPr>
          <w:rFonts w:hint="eastAsia"/>
          <w:noProof/>
          <w:sz w:val="24"/>
        </w:rPr>
        <w:drawing>
          <wp:inline distT="0" distB="0" distL="0" distR="0" wp14:anchorId="60FD9BCC" wp14:editId="7C4ED971">
            <wp:extent cx="3002915" cy="1993900"/>
            <wp:effectExtent l="0" t="0" r="0" b="12700"/>
            <wp:docPr id="1" name="图片 1" descr="640_ska-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40_ska-project"/>
                    <pic:cNvPicPr>
                      <a:picLocks noChangeAspect="1" noChangeArrowheads="1"/>
                    </pic:cNvPicPr>
                  </pic:nvPicPr>
                  <pic:blipFill>
                    <a:blip r:embed="rId12" cstate="screen"/>
                    <a:srcRect/>
                    <a:stretch>
                      <a:fillRect/>
                    </a:stretch>
                  </pic:blipFill>
                  <pic:spPr>
                    <a:xfrm>
                      <a:off x="0" y="0"/>
                      <a:ext cx="3002915" cy="1994473"/>
                    </a:xfrm>
                    <a:prstGeom prst="rect">
                      <a:avLst/>
                    </a:prstGeom>
                    <a:noFill/>
                    <a:ln>
                      <a:noFill/>
                    </a:ln>
                  </pic:spPr>
                </pic:pic>
              </a:graphicData>
            </a:graphic>
          </wp:inline>
        </w:drawing>
      </w:r>
    </w:p>
    <w:p w14:paraId="1374DE2D" w14:textId="77777777" w:rsidR="00A15CCB" w:rsidRDefault="00D976B0">
      <w:pPr>
        <w:adjustRightInd/>
        <w:spacing w:line="360" w:lineRule="auto"/>
        <w:jc w:val="center"/>
        <w:textAlignment w:val="auto"/>
        <w:rPr>
          <w:color w:val="FF0000"/>
          <w:sz w:val="24"/>
        </w:rPr>
      </w:pPr>
      <w:r>
        <w:rPr>
          <w:rFonts w:hint="eastAsia"/>
          <w:sz w:val="24"/>
        </w:rPr>
        <w:t>图</w:t>
      </w:r>
      <w:r w:rsidR="00A84509">
        <w:rPr>
          <w:rFonts w:hint="eastAsia"/>
          <w:sz w:val="24"/>
        </w:rPr>
        <w:t>2</w:t>
      </w:r>
      <w:r>
        <w:rPr>
          <w:rFonts w:hint="eastAsia"/>
          <w:sz w:val="24"/>
        </w:rPr>
        <w:t xml:space="preserve">. </w:t>
      </w:r>
      <w:r>
        <w:rPr>
          <w:rFonts w:hint="eastAsia"/>
          <w:sz w:val="24"/>
        </w:rPr>
        <w:t>阵列波束合成</w:t>
      </w:r>
    </w:p>
    <w:p w14:paraId="057C0DB6" w14:textId="77777777" w:rsidR="00A15CCB" w:rsidRDefault="00A15CCB">
      <w:pPr>
        <w:spacing w:afterLines="100" w:after="240" w:line="500" w:lineRule="exact"/>
        <w:outlineLvl w:val="0"/>
        <w:rPr>
          <w:b/>
          <w:sz w:val="28"/>
          <w:szCs w:val="28"/>
        </w:rPr>
      </w:pPr>
    </w:p>
    <w:p w14:paraId="0326BCCA" w14:textId="77777777" w:rsidR="00A15CCB" w:rsidRDefault="00D976B0">
      <w:pPr>
        <w:spacing w:afterLines="100" w:after="240" w:line="500" w:lineRule="exact"/>
        <w:outlineLvl w:val="0"/>
        <w:rPr>
          <w:sz w:val="28"/>
          <w:szCs w:val="28"/>
        </w:rPr>
      </w:pPr>
      <w:r>
        <w:rPr>
          <w:rFonts w:hint="eastAsia"/>
          <w:b/>
          <w:sz w:val="28"/>
          <w:szCs w:val="28"/>
        </w:rPr>
        <w:t>三</w:t>
      </w:r>
      <w:r>
        <w:rPr>
          <w:b/>
          <w:sz w:val="28"/>
          <w:szCs w:val="28"/>
        </w:rPr>
        <w:t>、项目的目标、任务和内容</w:t>
      </w:r>
      <w:r>
        <w:rPr>
          <w:sz w:val="28"/>
          <w:szCs w:val="28"/>
        </w:rPr>
        <w:t>（研制项</w:t>
      </w:r>
      <w:bookmarkStart w:id="61" w:name="_GoBack"/>
      <w:bookmarkEnd w:id="61"/>
      <w:r>
        <w:rPr>
          <w:sz w:val="28"/>
          <w:szCs w:val="28"/>
        </w:rPr>
        <w:t>目目标明确、任务和内容重点突出）</w:t>
      </w:r>
    </w:p>
    <w:p w14:paraId="0025314E" w14:textId="77777777" w:rsidR="00A15CCB" w:rsidRDefault="00D976B0">
      <w:pPr>
        <w:tabs>
          <w:tab w:val="left" w:pos="4536"/>
        </w:tabs>
        <w:adjustRightInd/>
        <w:spacing w:line="360" w:lineRule="auto"/>
        <w:ind w:firstLineChars="250" w:firstLine="600"/>
        <w:textAlignment w:val="auto"/>
        <w:rPr>
          <w:sz w:val="24"/>
        </w:rPr>
      </w:pPr>
      <w:r>
        <w:rPr>
          <w:rFonts w:hint="eastAsia"/>
          <w:sz w:val="24"/>
        </w:rPr>
        <w:t>本项目的目标是为射电干涉阵列研制一套毫秒级时间分辨率的多波束巡天通用终端系统。该系统将面向未来</w:t>
      </w:r>
      <w:r>
        <w:rPr>
          <w:rFonts w:hint="eastAsia"/>
          <w:sz w:val="24"/>
        </w:rPr>
        <w:t>SKA</w:t>
      </w:r>
      <w:r>
        <w:rPr>
          <w:rFonts w:hint="eastAsia"/>
          <w:sz w:val="24"/>
        </w:rPr>
        <w:t>等下一代干涉仪阵列的需求，进行便于扩展的模块化设计，并将首套系统应用在天籁干涉阵列上进行实验验证。该设备</w:t>
      </w:r>
      <w:r>
        <w:rPr>
          <w:rFonts w:hint="eastAsia"/>
          <w:sz w:val="24"/>
        </w:rPr>
        <w:lastRenderedPageBreak/>
        <w:t>可以与干涉仪原有相关器</w:t>
      </w:r>
      <w:r>
        <w:rPr>
          <w:rFonts w:hint="eastAsia"/>
          <w:sz w:val="24"/>
        </w:rPr>
        <w:t>(correlator)</w:t>
      </w:r>
      <w:r>
        <w:rPr>
          <w:rFonts w:hint="eastAsia"/>
          <w:sz w:val="24"/>
        </w:rPr>
        <w:t>同时并行工作，并可较快的应用到实际的大视场巡天中</w:t>
      </w:r>
      <w:r>
        <w:rPr>
          <w:rFonts w:hint="eastAsia"/>
          <w:sz w:val="24"/>
        </w:rPr>
        <w:t xml:space="preserve">, </w:t>
      </w:r>
      <w:r>
        <w:rPr>
          <w:rFonts w:hint="eastAsia"/>
          <w:sz w:val="24"/>
        </w:rPr>
        <w:t>对天籁柱面天线阵实现多波束指向和实时变源信号探测</w:t>
      </w:r>
      <w:r>
        <w:rPr>
          <w:rFonts w:hint="eastAsia"/>
          <w:sz w:val="24"/>
        </w:rPr>
        <w:t xml:space="preserve">, </w:t>
      </w:r>
      <w:r>
        <w:rPr>
          <w:rFonts w:hint="eastAsia"/>
          <w:sz w:val="24"/>
        </w:rPr>
        <w:t>这将大大提高巡天效率，特别是提高对变源的观测能力。</w:t>
      </w:r>
    </w:p>
    <w:p w14:paraId="2DE13F5A" w14:textId="77777777" w:rsidR="00A15CCB" w:rsidRDefault="00D976B0">
      <w:pPr>
        <w:adjustRightInd/>
        <w:spacing w:line="360" w:lineRule="auto"/>
        <w:textAlignment w:val="auto"/>
        <w:rPr>
          <w:sz w:val="24"/>
        </w:rPr>
      </w:pPr>
      <w:r>
        <w:rPr>
          <w:rFonts w:hint="eastAsia"/>
          <w:sz w:val="24"/>
        </w:rPr>
        <w:tab/>
      </w:r>
      <w:r>
        <w:rPr>
          <w:rFonts w:hint="eastAsia"/>
          <w:sz w:val="24"/>
        </w:rPr>
        <w:t>数字波束合成的基本原理是，将多个天线的输出电平信号经过放大、变频后模</w:t>
      </w:r>
      <w:r>
        <w:rPr>
          <w:rFonts w:hint="eastAsia"/>
          <w:sz w:val="24"/>
        </w:rPr>
        <w:t>-</w:t>
      </w:r>
      <w:r>
        <w:rPr>
          <w:rFonts w:hint="eastAsia"/>
          <w:sz w:val="24"/>
        </w:rPr>
        <w:t>数转换</w:t>
      </w:r>
      <w:r>
        <w:rPr>
          <w:rFonts w:hint="eastAsia"/>
          <w:sz w:val="24"/>
        </w:rPr>
        <w:t>(AD)</w:t>
      </w:r>
      <w:r>
        <w:rPr>
          <w:rFonts w:hint="eastAsia"/>
          <w:sz w:val="24"/>
        </w:rPr>
        <w:t>为数字信号，对这些数字信号乘上复权重因子后相加，产生最终的输出信号。通过设定不同的复权重因子，可以使输出信号对指定方向的来波敏感，从而实现数字波束合成。在数字计算中，还可以同时并行计算多个这种和，从而同时形成多个不同指向的波束。另外，由于射电信号经过星际介质传播后产生色散，因此为了识别瞬变信号，需对信号进行消色散处理，再对收到的信号进行消色散处理后检查是否有强瞬变源信号，如有则保存原始数据，供事后进一步分析，如没有则只保留积分平均数据。</w:t>
      </w:r>
    </w:p>
    <w:p w14:paraId="35482B25" w14:textId="77777777" w:rsidR="00A15CCB" w:rsidRDefault="00D976B0">
      <w:pPr>
        <w:adjustRightInd/>
        <w:spacing w:line="360" w:lineRule="auto"/>
        <w:textAlignment w:val="auto"/>
        <w:rPr>
          <w:sz w:val="24"/>
        </w:rPr>
      </w:pPr>
      <w:r>
        <w:rPr>
          <w:rFonts w:hint="eastAsia"/>
          <w:sz w:val="24"/>
        </w:rPr>
        <w:tab/>
        <w:t xml:space="preserve"> </w:t>
      </w:r>
      <w:r>
        <w:rPr>
          <w:rFonts w:hint="eastAsia"/>
          <w:sz w:val="24"/>
        </w:rPr>
        <w:t>本项目任务是研制一套通用、可拓展、模块化的多波束数字合成系统及相应的实时信号消色散处理系统，并在天籁阵列上安装、调试上述系统。</w:t>
      </w:r>
    </w:p>
    <w:p w14:paraId="2CABF0A7" w14:textId="77777777" w:rsidR="00A15CCB" w:rsidRDefault="00A15CCB">
      <w:pPr>
        <w:adjustRightInd/>
        <w:spacing w:line="360" w:lineRule="auto"/>
        <w:textAlignment w:val="auto"/>
        <w:rPr>
          <w:sz w:val="24"/>
        </w:rPr>
      </w:pPr>
    </w:p>
    <w:p w14:paraId="5B3BF1B6" w14:textId="77777777" w:rsidR="00A15CCB" w:rsidRDefault="00D976B0">
      <w:pPr>
        <w:adjustRightInd/>
        <w:spacing w:line="360" w:lineRule="auto"/>
        <w:textAlignment w:val="auto"/>
        <w:rPr>
          <w:sz w:val="24"/>
        </w:rPr>
      </w:pPr>
      <w:r>
        <w:rPr>
          <w:rFonts w:hint="eastAsia"/>
          <w:sz w:val="24"/>
        </w:rPr>
        <w:t>研究内容是：</w:t>
      </w:r>
    </w:p>
    <w:p w14:paraId="25B4B20E" w14:textId="77777777" w:rsidR="00792FF9" w:rsidRDefault="00792FF9" w:rsidP="00792FF9">
      <w:pPr>
        <w:pStyle w:val="af4"/>
        <w:numPr>
          <w:ilvl w:val="0"/>
          <w:numId w:val="4"/>
        </w:numPr>
        <w:adjustRightInd/>
        <w:spacing w:line="360" w:lineRule="auto"/>
        <w:ind w:firstLineChars="0"/>
        <w:textAlignment w:val="auto"/>
        <w:rPr>
          <w:rFonts w:hint="eastAsia"/>
          <w:sz w:val="24"/>
        </w:rPr>
      </w:pPr>
      <w:r w:rsidRPr="00406B0A">
        <w:rPr>
          <w:rFonts w:hint="eastAsia"/>
          <w:sz w:val="24"/>
        </w:rPr>
        <w:t>干涉阵列</w:t>
      </w:r>
      <w:r w:rsidRPr="00406B0A">
        <w:rPr>
          <w:sz w:val="24"/>
        </w:rPr>
        <w:t>FRB</w:t>
      </w:r>
      <w:r w:rsidRPr="00406B0A">
        <w:rPr>
          <w:rFonts w:hint="eastAsia"/>
          <w:sz w:val="24"/>
        </w:rPr>
        <w:t>搜寻实时后端系统总体设计。</w:t>
      </w:r>
    </w:p>
    <w:p w14:paraId="201F7BE2" w14:textId="77777777" w:rsidR="00792FF9" w:rsidRDefault="00792FF9" w:rsidP="00792FF9">
      <w:pPr>
        <w:pStyle w:val="af4"/>
        <w:adjustRightInd/>
        <w:spacing w:line="360" w:lineRule="auto"/>
        <w:ind w:left="720" w:firstLineChars="0" w:firstLine="480"/>
        <w:textAlignment w:val="auto"/>
        <w:rPr>
          <w:rFonts w:hint="eastAsia"/>
          <w:sz w:val="24"/>
        </w:rPr>
      </w:pPr>
      <w:r w:rsidRPr="00406B0A">
        <w:rPr>
          <w:rFonts w:hint="eastAsia"/>
          <w:sz w:val="24"/>
        </w:rPr>
        <w:t>由科学用户（国家天文台）根据科学目标，</w:t>
      </w:r>
      <w:r>
        <w:rPr>
          <w:rFonts w:hint="eastAsia"/>
          <w:sz w:val="24"/>
        </w:rPr>
        <w:t>未来干涉阵列的</w:t>
      </w:r>
      <w:r w:rsidRPr="00406B0A">
        <w:rPr>
          <w:rFonts w:hint="eastAsia"/>
          <w:sz w:val="24"/>
        </w:rPr>
        <w:t>技术要求和天籁阵列性能，制订设计要求。</w:t>
      </w:r>
      <w:r>
        <w:rPr>
          <w:rFonts w:hint="eastAsia"/>
          <w:sz w:val="24"/>
        </w:rPr>
        <w:t>由于</w:t>
      </w:r>
      <w:r>
        <w:rPr>
          <w:rFonts w:hint="eastAsia"/>
          <w:sz w:val="24"/>
        </w:rPr>
        <w:t>FRB</w:t>
      </w:r>
      <w:r>
        <w:rPr>
          <w:rFonts w:hint="eastAsia"/>
          <w:sz w:val="24"/>
        </w:rPr>
        <w:t>需要毫秒级的响应，并且要求实时消色散，对于硬件系统的开销非常的大，所以必须根据</w:t>
      </w:r>
      <w:r>
        <w:rPr>
          <w:rFonts w:hint="eastAsia"/>
          <w:sz w:val="24"/>
        </w:rPr>
        <w:t>FRB</w:t>
      </w:r>
      <w:r>
        <w:rPr>
          <w:rFonts w:hint="eastAsia"/>
          <w:sz w:val="24"/>
        </w:rPr>
        <w:t>信号特征，合理设计信号处理流程，并对信号处理个流程中的各参数进行优化设计，如采样的精度、频率分辨率、波束形成方向和数量、波束数据时间分辨率、退色散再重组数据分辨率等等。</w:t>
      </w:r>
    </w:p>
    <w:p w14:paraId="72E05ACD" w14:textId="77777777" w:rsidR="00792FF9" w:rsidRDefault="00792FF9" w:rsidP="00792FF9">
      <w:pPr>
        <w:pStyle w:val="af4"/>
        <w:numPr>
          <w:ilvl w:val="0"/>
          <w:numId w:val="4"/>
        </w:numPr>
        <w:adjustRightInd/>
        <w:spacing w:line="360" w:lineRule="auto"/>
        <w:ind w:firstLineChars="0"/>
        <w:textAlignment w:val="auto"/>
        <w:rPr>
          <w:rFonts w:hint="eastAsia"/>
          <w:sz w:val="24"/>
        </w:rPr>
      </w:pPr>
      <w:r w:rsidRPr="00406B0A">
        <w:rPr>
          <w:rFonts w:hint="eastAsia"/>
          <w:sz w:val="24"/>
        </w:rPr>
        <w:t>毫秒级多波束合成与</w:t>
      </w:r>
      <w:r w:rsidRPr="00406B0A">
        <w:rPr>
          <w:sz w:val="24"/>
        </w:rPr>
        <w:t>FRB</w:t>
      </w:r>
      <w:r w:rsidRPr="00406B0A">
        <w:rPr>
          <w:rFonts w:hint="eastAsia"/>
          <w:sz w:val="24"/>
        </w:rPr>
        <w:t>实时搜寻</w:t>
      </w:r>
      <w:r>
        <w:rPr>
          <w:rFonts w:hint="eastAsia"/>
          <w:sz w:val="24"/>
        </w:rPr>
        <w:t>后端硬件</w:t>
      </w:r>
      <w:r w:rsidRPr="00406B0A">
        <w:rPr>
          <w:rFonts w:hint="eastAsia"/>
          <w:sz w:val="24"/>
        </w:rPr>
        <w:t>研制。</w:t>
      </w:r>
    </w:p>
    <w:p w14:paraId="2408522D" w14:textId="77777777" w:rsidR="00792FF9" w:rsidRDefault="00792FF9" w:rsidP="00792FF9">
      <w:pPr>
        <w:pStyle w:val="af4"/>
        <w:adjustRightInd/>
        <w:spacing w:line="360" w:lineRule="auto"/>
        <w:ind w:left="720" w:firstLineChars="0" w:firstLine="480"/>
        <w:textAlignment w:val="auto"/>
        <w:rPr>
          <w:rFonts w:hint="eastAsia"/>
          <w:sz w:val="24"/>
          <w:szCs w:val="24"/>
        </w:rPr>
      </w:pPr>
      <w:r w:rsidRPr="00406B0A">
        <w:rPr>
          <w:rFonts w:hint="eastAsia"/>
          <w:sz w:val="24"/>
        </w:rPr>
        <w:t>由设备研制方（自动化所）根据设计要求，完成系统硬件设计和研制。</w:t>
      </w:r>
      <w:r>
        <w:rPr>
          <w:rFonts w:hint="eastAsia"/>
          <w:sz w:val="24"/>
          <w:szCs w:val="24"/>
        </w:rPr>
        <w:t>研制方根据科学方面的设计要求和硬件方面的计算资源和数据交换速度的需求，对系统进行优化设计，充分选用可灵活扩展的模块，如</w:t>
      </w:r>
      <w:r>
        <w:rPr>
          <w:rFonts w:hint="eastAsia"/>
          <w:sz w:val="24"/>
          <w:szCs w:val="24"/>
        </w:rPr>
        <w:t>FPGA</w:t>
      </w:r>
      <w:r>
        <w:rPr>
          <w:rFonts w:hint="eastAsia"/>
          <w:sz w:val="24"/>
          <w:szCs w:val="24"/>
        </w:rPr>
        <w:t>预处理模块、</w:t>
      </w:r>
      <w:r>
        <w:rPr>
          <w:rFonts w:hint="eastAsia"/>
          <w:sz w:val="24"/>
          <w:szCs w:val="24"/>
        </w:rPr>
        <w:t>SRIO</w:t>
      </w:r>
      <w:r>
        <w:rPr>
          <w:rFonts w:hint="eastAsia"/>
          <w:sz w:val="24"/>
          <w:szCs w:val="24"/>
        </w:rPr>
        <w:t>交换模块、</w:t>
      </w:r>
      <w:r>
        <w:rPr>
          <w:rFonts w:hint="eastAsia"/>
          <w:sz w:val="24"/>
          <w:szCs w:val="24"/>
        </w:rPr>
        <w:t>GPU</w:t>
      </w:r>
      <w:r>
        <w:rPr>
          <w:rFonts w:hint="eastAsia"/>
          <w:sz w:val="24"/>
          <w:szCs w:val="24"/>
        </w:rPr>
        <w:t>计算模块、存储模块，优化模块间的数据链路设计，实现系统的高速实时性。</w:t>
      </w:r>
    </w:p>
    <w:p w14:paraId="6E454ACE" w14:textId="77777777" w:rsidR="00792FF9" w:rsidRDefault="00792FF9" w:rsidP="00792FF9">
      <w:pPr>
        <w:pStyle w:val="af4"/>
        <w:adjustRightInd/>
        <w:spacing w:line="360" w:lineRule="auto"/>
        <w:ind w:left="720" w:firstLineChars="0" w:firstLine="480"/>
        <w:textAlignment w:val="auto"/>
        <w:rPr>
          <w:rFonts w:hint="eastAsia"/>
          <w:sz w:val="24"/>
        </w:rPr>
      </w:pPr>
    </w:p>
    <w:p w14:paraId="7353C575" w14:textId="77777777" w:rsidR="00792FF9" w:rsidRDefault="00792FF9" w:rsidP="00792FF9">
      <w:pPr>
        <w:adjustRightInd/>
        <w:spacing w:line="360" w:lineRule="auto"/>
        <w:textAlignment w:val="auto"/>
        <w:rPr>
          <w:sz w:val="24"/>
        </w:rPr>
      </w:pPr>
      <w:r>
        <w:rPr>
          <w:rFonts w:hint="eastAsia"/>
          <w:sz w:val="24"/>
        </w:rPr>
        <w:t>（</w:t>
      </w:r>
      <w:r>
        <w:rPr>
          <w:rFonts w:hint="eastAsia"/>
          <w:sz w:val="24"/>
        </w:rPr>
        <w:t>3</w:t>
      </w:r>
      <w:r>
        <w:rPr>
          <w:rFonts w:hint="eastAsia"/>
          <w:sz w:val="24"/>
        </w:rPr>
        <w:t>）</w:t>
      </w:r>
      <w:r w:rsidDel="00C14798">
        <w:rPr>
          <w:sz w:val="24"/>
        </w:rPr>
        <w:t xml:space="preserve"> </w:t>
      </w:r>
      <w:r>
        <w:rPr>
          <w:rFonts w:hint="eastAsia"/>
          <w:sz w:val="24"/>
        </w:rPr>
        <w:t>高速波束合成与退色散算法开发。</w:t>
      </w:r>
    </w:p>
    <w:p w14:paraId="6FCB06D2" w14:textId="77777777" w:rsidR="00792FF9" w:rsidRDefault="00792FF9" w:rsidP="00792FF9">
      <w:pPr>
        <w:adjustRightInd/>
        <w:spacing w:line="360" w:lineRule="auto"/>
        <w:ind w:leftChars="337" w:left="708"/>
        <w:textAlignment w:val="auto"/>
        <w:rPr>
          <w:sz w:val="24"/>
        </w:rPr>
      </w:pPr>
      <w:r>
        <w:rPr>
          <w:rFonts w:hint="eastAsia"/>
          <w:sz w:val="24"/>
        </w:rPr>
        <w:lastRenderedPageBreak/>
        <w:t>由</w:t>
      </w:r>
      <w:r w:rsidRPr="004850FC">
        <w:rPr>
          <w:rFonts w:hint="eastAsia"/>
          <w:sz w:val="24"/>
        </w:rPr>
        <w:t>科学用户（国家天文台）根据科学</w:t>
      </w:r>
      <w:r>
        <w:rPr>
          <w:rFonts w:hint="eastAsia"/>
          <w:sz w:val="24"/>
        </w:rPr>
        <w:t>要求，完成波束合成的模拟与参数优化，高效二维退色散算法的开发；由设备研制方（自动化所）负责在</w:t>
      </w:r>
      <w:r w:rsidRPr="004850FC">
        <w:rPr>
          <w:rFonts w:hint="eastAsia"/>
          <w:sz w:val="24"/>
        </w:rPr>
        <w:t>多波束合成与</w:t>
      </w:r>
      <w:r w:rsidRPr="004850FC">
        <w:rPr>
          <w:sz w:val="24"/>
        </w:rPr>
        <w:t>FRB</w:t>
      </w:r>
      <w:r w:rsidRPr="004850FC">
        <w:rPr>
          <w:rFonts w:hint="eastAsia"/>
          <w:sz w:val="24"/>
        </w:rPr>
        <w:t>实时搜寻</w:t>
      </w:r>
      <w:r>
        <w:rPr>
          <w:rFonts w:hint="eastAsia"/>
          <w:sz w:val="24"/>
        </w:rPr>
        <w:t>后端硬件平台进行算法实现与优化。</w:t>
      </w:r>
    </w:p>
    <w:p w14:paraId="5AD1A717" w14:textId="77777777" w:rsidR="00A15CCB" w:rsidRDefault="00A15CCB">
      <w:pPr>
        <w:spacing w:afterLines="100" w:after="240" w:line="500" w:lineRule="exact"/>
        <w:outlineLvl w:val="0"/>
        <w:rPr>
          <w:b/>
          <w:sz w:val="28"/>
          <w:szCs w:val="28"/>
        </w:rPr>
      </w:pPr>
    </w:p>
    <w:p w14:paraId="3804007D" w14:textId="77777777" w:rsidR="00A15CCB" w:rsidRDefault="00D976B0">
      <w:pPr>
        <w:spacing w:line="500" w:lineRule="exact"/>
        <w:outlineLvl w:val="0"/>
        <w:rPr>
          <w:b/>
          <w:sz w:val="28"/>
          <w:szCs w:val="28"/>
        </w:rPr>
      </w:pPr>
      <w:r>
        <w:rPr>
          <w:rFonts w:hint="eastAsia"/>
          <w:b/>
          <w:sz w:val="28"/>
          <w:szCs w:val="28"/>
        </w:rPr>
        <w:t>四</w:t>
      </w:r>
      <w:r>
        <w:rPr>
          <w:b/>
          <w:sz w:val="28"/>
          <w:szCs w:val="28"/>
        </w:rPr>
        <w:t>、项目技术方案</w:t>
      </w:r>
      <w:r>
        <w:rPr>
          <w:sz w:val="28"/>
          <w:szCs w:val="28"/>
        </w:rPr>
        <w:t>（技术路线清晰、创新点与关键技术明确，验收指标应当量化且可以实际测量）</w:t>
      </w:r>
    </w:p>
    <w:p w14:paraId="0C937ACE" w14:textId="77777777" w:rsidR="00A15CCB" w:rsidRDefault="00A15CCB">
      <w:pPr>
        <w:adjustRightInd/>
        <w:spacing w:line="500" w:lineRule="exact"/>
        <w:textAlignment w:val="auto"/>
        <w:rPr>
          <w:sz w:val="28"/>
        </w:rPr>
      </w:pPr>
    </w:p>
    <w:p w14:paraId="10DAD794" w14:textId="77777777" w:rsidR="00473A02" w:rsidRPr="008B3884" w:rsidRDefault="00D63ADE" w:rsidP="008B3884">
      <w:pPr>
        <w:pStyle w:val="af4"/>
        <w:numPr>
          <w:ilvl w:val="0"/>
          <w:numId w:val="5"/>
        </w:numPr>
        <w:adjustRightInd/>
        <w:spacing w:line="500" w:lineRule="exact"/>
        <w:ind w:firstLineChars="0"/>
        <w:textAlignment w:val="auto"/>
        <w:rPr>
          <w:rFonts w:hint="eastAsia"/>
          <w:sz w:val="28"/>
        </w:rPr>
      </w:pPr>
      <w:r w:rsidRPr="008B3884">
        <w:rPr>
          <w:rFonts w:hint="eastAsia"/>
          <w:sz w:val="28"/>
        </w:rPr>
        <w:t>技术路线及设计图；</w:t>
      </w:r>
      <w:r w:rsidR="00792FF9">
        <w:rPr>
          <w:rFonts w:hint="eastAsia"/>
          <w:sz w:val="28"/>
        </w:rPr>
        <w:t xml:space="preserve"> </w:t>
      </w:r>
    </w:p>
    <w:p w14:paraId="368CF8B8" w14:textId="77777777" w:rsidR="00473A02" w:rsidRPr="00473A02" w:rsidRDefault="00D63ADE">
      <w:pPr>
        <w:adjustRightInd/>
        <w:spacing w:line="500" w:lineRule="exact"/>
        <w:ind w:firstLineChars="200" w:firstLine="480"/>
        <w:textAlignment w:val="auto"/>
        <w:rPr>
          <w:sz w:val="24"/>
          <w:rPrChange w:id="62" w:author="Fengquan Wu" w:date="2017-06-22T23:41:00Z">
            <w:rPr/>
          </w:rPrChange>
        </w:rPr>
        <w:pPrChange w:id="63" w:author="Fengquan Wu" w:date="2017-06-22T23:41:00Z">
          <w:pPr>
            <w:adjustRightInd/>
            <w:spacing w:line="500" w:lineRule="exact"/>
            <w:textAlignment w:val="auto"/>
          </w:pPr>
        </w:pPrChange>
      </w:pPr>
      <w:r w:rsidRPr="00D63ADE">
        <w:rPr>
          <w:rFonts w:hint="eastAsia"/>
          <w:sz w:val="24"/>
          <w:rPrChange w:id="64" w:author="Fengquan Wu" w:date="2017-06-22T23:40:00Z">
            <w:rPr>
              <w:rFonts w:hint="eastAsia"/>
            </w:rPr>
          </w:rPrChange>
        </w:rPr>
        <w:t>根据系统整体的设计要求，技术路线按照信号实时处理的前后两个部分</w:t>
      </w:r>
      <w:r w:rsidRPr="00D63ADE">
        <w:rPr>
          <w:rFonts w:hint="cs"/>
          <w:sz w:val="24"/>
          <w:rPrChange w:id="65" w:author="Fengquan Wu" w:date="2017-06-22T23:40:00Z">
            <w:rPr>
              <w:rFonts w:hint="cs"/>
            </w:rPr>
          </w:rPrChange>
        </w:rPr>
        <w:t>——</w:t>
      </w:r>
      <w:r w:rsidRPr="00D63ADE">
        <w:rPr>
          <w:rFonts w:hint="eastAsia"/>
          <w:sz w:val="24"/>
          <w:rPrChange w:id="66" w:author="Fengquan Wu" w:date="2017-06-22T23:40:00Z">
            <w:rPr>
              <w:rFonts w:hint="eastAsia"/>
            </w:rPr>
          </w:rPrChange>
        </w:rPr>
        <w:t>多波束合成和消色散，以及它们的硬件实现，进行详细说明。</w:t>
      </w:r>
    </w:p>
    <w:p w14:paraId="592E8E46" w14:textId="77777777" w:rsidR="00A15CCB" w:rsidRDefault="00D976B0">
      <w:pPr>
        <w:adjustRightInd/>
        <w:spacing w:line="500" w:lineRule="exact"/>
        <w:textAlignment w:val="auto"/>
        <w:rPr>
          <w:sz w:val="24"/>
        </w:rPr>
      </w:pPr>
      <w:r>
        <w:rPr>
          <w:rFonts w:hint="eastAsia"/>
          <w:sz w:val="24"/>
        </w:rPr>
        <w:t>（</w:t>
      </w:r>
      <w:r>
        <w:rPr>
          <w:sz w:val="24"/>
        </w:rPr>
        <w:t>1</w:t>
      </w:r>
      <w:r>
        <w:rPr>
          <w:rFonts w:hint="eastAsia"/>
          <w:sz w:val="24"/>
        </w:rPr>
        <w:t>）多波束合成方案</w:t>
      </w:r>
    </w:p>
    <w:p w14:paraId="6A14EEB1" w14:textId="77777777" w:rsidR="00A15CCB" w:rsidRDefault="00D976B0">
      <w:pPr>
        <w:adjustRightInd/>
        <w:spacing w:line="360" w:lineRule="auto"/>
        <w:textAlignment w:val="auto"/>
        <w:rPr>
          <w:sz w:val="24"/>
        </w:rPr>
      </w:pPr>
      <w:r>
        <w:rPr>
          <w:rFonts w:hint="eastAsia"/>
          <w:sz w:val="24"/>
        </w:rPr>
        <w:t xml:space="preserve">    </w:t>
      </w:r>
      <w:r>
        <w:rPr>
          <w:rFonts w:hint="eastAsia"/>
          <w:sz w:val="24"/>
        </w:rPr>
        <w:t>现有的天籁柱形天线实验阵由三个并排的南北向柱形抛物面反射天线组成（图</w:t>
      </w:r>
      <w:r>
        <w:rPr>
          <w:rFonts w:hint="eastAsia"/>
          <w:sz w:val="24"/>
        </w:rPr>
        <w:t>2</w:t>
      </w:r>
      <w:r>
        <w:rPr>
          <w:rFonts w:hint="eastAsia"/>
          <w:sz w:val="24"/>
        </w:rPr>
        <w:t>），沿着柱形抛物面的焦线排有馈源，这些馈源各自接收从天线反射的信号。馈源收到的电波信号经过低噪声放大后转换为光信号，用光缆传到机房，再转换回模拟电信号，经过进一步放大、模数转换等转为数字信号。这些信号进行快速傅里叶变换</w:t>
      </w:r>
      <w:r>
        <w:rPr>
          <w:rFonts w:hint="eastAsia"/>
          <w:sz w:val="24"/>
        </w:rPr>
        <w:t>(FFT)</w:t>
      </w:r>
      <w:r>
        <w:rPr>
          <w:rFonts w:hint="eastAsia"/>
          <w:sz w:val="24"/>
        </w:rPr>
        <w:t>和互相关</w:t>
      </w:r>
      <w:r>
        <w:rPr>
          <w:rFonts w:hint="eastAsia"/>
          <w:sz w:val="24"/>
        </w:rPr>
        <w:t>(cross-correlation)</w:t>
      </w:r>
      <w:r>
        <w:rPr>
          <w:rFonts w:hint="eastAsia"/>
          <w:sz w:val="24"/>
        </w:rPr>
        <w:t>后得到干涉显示度数据，经过积分后保存在硬盘上。如果利用这些馈源瞬时接收的数据进行综合成像，所观测的天区是一个南北向的长窄条，如图</w:t>
      </w:r>
      <w:r>
        <w:rPr>
          <w:rFonts w:hint="eastAsia"/>
          <w:sz w:val="24"/>
        </w:rPr>
        <w:t>3</w:t>
      </w:r>
      <w:r>
        <w:rPr>
          <w:rFonts w:hint="eastAsia"/>
          <w:sz w:val="24"/>
        </w:rPr>
        <w:t>所示。随着地球旋转，可以完成北半球巡天。</w:t>
      </w:r>
    </w:p>
    <w:p w14:paraId="4015DF48" w14:textId="77777777" w:rsidR="00A15CCB" w:rsidRDefault="00A15CCB">
      <w:pPr>
        <w:adjustRightInd/>
        <w:spacing w:line="360" w:lineRule="auto"/>
        <w:textAlignment w:val="auto"/>
        <w:rPr>
          <w:sz w:val="24"/>
        </w:rPr>
      </w:pPr>
    </w:p>
    <w:p w14:paraId="2223A4F9" w14:textId="77777777" w:rsidR="00A15CCB" w:rsidRDefault="00D976B0">
      <w:pPr>
        <w:adjustRightInd/>
        <w:spacing w:line="360" w:lineRule="auto"/>
        <w:jc w:val="center"/>
        <w:textAlignment w:val="auto"/>
        <w:rPr>
          <w:sz w:val="24"/>
        </w:rPr>
      </w:pPr>
      <w:r>
        <w:rPr>
          <w:noProof/>
          <w:sz w:val="24"/>
        </w:rPr>
        <w:lastRenderedPageBreak/>
        <w:drawing>
          <wp:inline distT="0" distB="0" distL="0" distR="0" wp14:anchorId="77F8B94F" wp14:editId="1BEA163F">
            <wp:extent cx="3347720" cy="2686050"/>
            <wp:effectExtent l="0" t="0" r="5080" b="6350"/>
            <wp:docPr id="245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3"/>
                    <pic:cNvPicPr>
                      <a:picLocks noChangeAspect="1"/>
                    </pic:cNvPicPr>
                  </pic:nvPicPr>
                  <pic:blipFill>
                    <a:blip r:embed="rId13" cstate="screen"/>
                    <a:srcRect/>
                    <a:stretch>
                      <a:fillRect/>
                    </a:stretch>
                  </pic:blipFill>
                  <pic:spPr>
                    <a:xfrm>
                      <a:off x="0" y="0"/>
                      <a:ext cx="3348037" cy="2686050"/>
                    </a:xfrm>
                    <a:prstGeom prst="rect">
                      <a:avLst/>
                    </a:prstGeom>
                    <a:noFill/>
                    <a:ln>
                      <a:noFill/>
                    </a:ln>
                  </pic:spPr>
                </pic:pic>
              </a:graphicData>
            </a:graphic>
          </wp:inline>
        </w:drawing>
      </w:r>
    </w:p>
    <w:p w14:paraId="4C7CB9CD" w14:textId="77777777" w:rsidR="00A15CCB" w:rsidRDefault="00D976B0">
      <w:pPr>
        <w:adjustRightInd/>
        <w:spacing w:line="360" w:lineRule="auto"/>
        <w:jc w:val="center"/>
        <w:textAlignment w:val="auto"/>
        <w:rPr>
          <w:sz w:val="24"/>
        </w:rPr>
      </w:pPr>
      <w:r>
        <w:rPr>
          <w:rFonts w:hint="eastAsia"/>
          <w:sz w:val="24"/>
        </w:rPr>
        <w:t>图</w:t>
      </w:r>
      <w:r w:rsidR="00A84509">
        <w:rPr>
          <w:rFonts w:hint="eastAsia"/>
          <w:sz w:val="24"/>
        </w:rPr>
        <w:t>3</w:t>
      </w:r>
      <w:r>
        <w:rPr>
          <w:rFonts w:hint="eastAsia"/>
          <w:sz w:val="24"/>
        </w:rPr>
        <w:t xml:space="preserve">. </w:t>
      </w:r>
      <w:r>
        <w:rPr>
          <w:rFonts w:hint="eastAsia"/>
          <w:sz w:val="24"/>
        </w:rPr>
        <w:t>柱形阵列瞬时视场</w:t>
      </w:r>
    </w:p>
    <w:p w14:paraId="67F0C30A" w14:textId="77777777" w:rsidR="00A15CCB" w:rsidRDefault="00A15CCB">
      <w:pPr>
        <w:adjustRightInd/>
        <w:spacing w:line="360" w:lineRule="auto"/>
        <w:textAlignment w:val="auto"/>
        <w:rPr>
          <w:sz w:val="24"/>
        </w:rPr>
      </w:pPr>
    </w:p>
    <w:p w14:paraId="1A77411C" w14:textId="77777777" w:rsidR="00A15CCB" w:rsidRDefault="00D976B0">
      <w:pPr>
        <w:adjustRightInd/>
        <w:spacing w:line="360" w:lineRule="auto"/>
        <w:textAlignment w:val="auto"/>
        <w:rPr>
          <w:sz w:val="24"/>
        </w:rPr>
      </w:pPr>
      <w:r>
        <w:rPr>
          <w:rFonts w:hint="eastAsia"/>
          <w:sz w:val="24"/>
        </w:rPr>
        <w:tab/>
      </w:r>
      <w:r>
        <w:rPr>
          <w:rFonts w:hint="eastAsia"/>
          <w:sz w:val="24"/>
        </w:rPr>
        <w:t>我们可以将上述柱形阵中的不同馈源的输出信号进行带权重的求和，得到合成的数字波束。一种高效率的数字多波束合成方法是，沿着同一柱面进行快速傅里叶变换</w:t>
      </w:r>
      <w:r>
        <w:rPr>
          <w:rFonts w:hint="eastAsia"/>
          <w:sz w:val="24"/>
        </w:rPr>
        <w:t>(FFT)</w:t>
      </w:r>
      <w:r>
        <w:rPr>
          <w:rFonts w:hint="eastAsia"/>
          <w:sz w:val="24"/>
        </w:rPr>
        <w:t>。设</w:t>
      </w:r>
      <w:r>
        <w:rPr>
          <w:noProof/>
          <w:position w:val="-12"/>
          <w:sz w:val="24"/>
        </w:rPr>
        <w:drawing>
          <wp:inline distT="0" distB="0" distL="0" distR="0" wp14:anchorId="7E641CD0" wp14:editId="61B26506">
            <wp:extent cx="190500" cy="228600"/>
            <wp:effectExtent l="0" t="0" r="1270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90500" cy="228600"/>
                    </a:xfrm>
                    <a:prstGeom prst="rect">
                      <a:avLst/>
                    </a:prstGeom>
                    <a:noFill/>
                    <a:ln>
                      <a:noFill/>
                    </a:ln>
                  </pic:spPr>
                </pic:pic>
              </a:graphicData>
            </a:graphic>
          </wp:inline>
        </w:drawing>
      </w:r>
      <w:r>
        <w:rPr>
          <w:rFonts w:hint="eastAsia"/>
          <w:sz w:val="24"/>
        </w:rPr>
        <w:t>为某一柱面上第</w:t>
      </w:r>
      <w:r>
        <w:rPr>
          <w:rFonts w:ascii="cmmi10" w:hAnsi="cmmi10" w:cs="cmmi10"/>
          <w:sz w:val="24"/>
        </w:rPr>
        <w:t>n</w:t>
      </w:r>
      <w:r>
        <w:rPr>
          <w:rFonts w:hint="eastAsia"/>
          <w:sz w:val="24"/>
        </w:rPr>
        <w:t>个馈源的输入信号，</w:t>
      </w:r>
      <w:r>
        <w:rPr>
          <w:rFonts w:ascii="cmmi10" w:hAnsi="cmmi10" w:cs="cmmi10"/>
          <w:sz w:val="24"/>
        </w:rPr>
        <w:t>d</w:t>
      </w:r>
      <w:r>
        <w:rPr>
          <w:rFonts w:hint="eastAsia"/>
          <w:sz w:val="24"/>
        </w:rPr>
        <w:t>为馈源之间的间隔</w:t>
      </w:r>
      <w:r>
        <w:rPr>
          <w:rFonts w:hint="eastAsia"/>
          <w:sz w:val="24"/>
        </w:rPr>
        <w:t>(</w:t>
      </w:r>
      <w:r>
        <w:rPr>
          <w:rFonts w:hint="eastAsia"/>
          <w:sz w:val="24"/>
        </w:rPr>
        <w:t>天籁阵列馈源为等间隔排列</w:t>
      </w:r>
      <w:r>
        <w:rPr>
          <w:rFonts w:hint="eastAsia"/>
          <w:sz w:val="24"/>
        </w:rPr>
        <w:t>)</w:t>
      </w:r>
      <w:r>
        <w:rPr>
          <w:rFonts w:hint="eastAsia"/>
          <w:sz w:val="24"/>
        </w:rPr>
        <w:t>，</w:t>
      </w:r>
      <w:r>
        <w:rPr>
          <w:rFonts w:hint="eastAsia"/>
          <w:sz w:val="24"/>
        </w:rPr>
        <w:t xml:space="preserve"> </w:t>
      </w:r>
      <w:r>
        <w:rPr>
          <w:rFonts w:hint="eastAsia"/>
          <w:sz w:val="24"/>
        </w:rPr>
        <w:t>则合成的第</w:t>
      </w:r>
      <w:r>
        <w:rPr>
          <w:rFonts w:hint="eastAsia"/>
          <w:sz w:val="24"/>
        </w:rPr>
        <w:t>m</w:t>
      </w:r>
      <w:r>
        <w:rPr>
          <w:rFonts w:hint="eastAsia"/>
          <w:sz w:val="24"/>
        </w:rPr>
        <w:t>个波束</w:t>
      </w:r>
      <w:r>
        <w:rPr>
          <w:noProof/>
          <w:position w:val="-10"/>
          <w:sz w:val="24"/>
        </w:rPr>
        <w:drawing>
          <wp:inline distT="0" distB="0" distL="0" distR="0" wp14:anchorId="13DA94FD" wp14:editId="43926069">
            <wp:extent cx="241300" cy="228600"/>
            <wp:effectExtent l="0" t="0" r="1270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1300" cy="228600"/>
                    </a:xfrm>
                    <a:prstGeom prst="rect">
                      <a:avLst/>
                    </a:prstGeom>
                    <a:noFill/>
                    <a:ln>
                      <a:noFill/>
                    </a:ln>
                  </pic:spPr>
                </pic:pic>
              </a:graphicData>
            </a:graphic>
          </wp:inline>
        </w:drawing>
      </w:r>
      <w:r>
        <w:rPr>
          <w:rFonts w:hint="eastAsia"/>
          <w:sz w:val="24"/>
        </w:rPr>
        <w:t>为</w:t>
      </w:r>
    </w:p>
    <w:p w14:paraId="6C0986EB" w14:textId="77777777" w:rsidR="00A15CCB" w:rsidRDefault="00D976B0">
      <w:pPr>
        <w:ind w:left="850" w:firstLine="425"/>
        <w:jc w:val="center"/>
        <w:rPr>
          <w:sz w:val="24"/>
        </w:rPr>
      </w:pPr>
      <w:bookmarkStart w:id="67" w:name="OLE_LINK2"/>
      <w:bookmarkEnd w:id="67"/>
      <w:r>
        <w:rPr>
          <w:noProof/>
        </w:rPr>
        <w:drawing>
          <wp:inline distT="0" distB="0" distL="114300" distR="114300" wp14:anchorId="61898651" wp14:editId="73F2BA06">
            <wp:extent cx="4572635" cy="1261110"/>
            <wp:effectExtent l="0" t="0" r="18415"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4572635" cy="1261110"/>
                    </a:xfrm>
                    <a:prstGeom prst="rect">
                      <a:avLst/>
                    </a:prstGeom>
                    <a:noFill/>
                    <a:ln w="9525">
                      <a:noFill/>
                      <a:miter/>
                    </a:ln>
                  </pic:spPr>
                </pic:pic>
              </a:graphicData>
            </a:graphic>
          </wp:inline>
        </w:drawing>
      </w:r>
      <w:r>
        <w:commentReference w:id="68"/>
      </w:r>
    </w:p>
    <w:p w14:paraId="4489C49B" w14:textId="77777777" w:rsidR="00A15CCB" w:rsidRDefault="00D976B0">
      <w:pPr>
        <w:adjustRightInd/>
        <w:spacing w:line="360" w:lineRule="auto"/>
        <w:textAlignment w:val="auto"/>
        <w:rPr>
          <w:sz w:val="24"/>
        </w:rPr>
      </w:pPr>
      <w:r>
        <w:rPr>
          <w:rFonts w:hint="eastAsia"/>
          <w:sz w:val="24"/>
        </w:rPr>
        <w:t>dn</w:t>
      </w:r>
      <w:r>
        <w:rPr>
          <w:rFonts w:hint="eastAsia"/>
          <w:sz w:val="24"/>
        </w:rPr>
        <w:t>为第</w:t>
      </w:r>
      <w:r>
        <w:rPr>
          <w:rFonts w:hint="eastAsia"/>
          <w:sz w:val="24"/>
        </w:rPr>
        <w:t>n</w:t>
      </w:r>
      <w:r>
        <w:rPr>
          <w:rFonts w:hint="eastAsia"/>
          <w:sz w:val="24"/>
        </w:rPr>
        <w:t>个馈源南北方向的坐标位置。</w:t>
      </w:r>
      <w:r>
        <w:rPr>
          <w:noProof/>
          <w:position w:val="-6"/>
          <w:sz w:val="24"/>
        </w:rPr>
        <w:drawing>
          <wp:inline distT="0" distB="0" distL="0" distR="0" wp14:anchorId="41D767E6" wp14:editId="7FB9B5CC">
            <wp:extent cx="127000" cy="177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27000" cy="177800"/>
                    </a:xfrm>
                    <a:prstGeom prst="rect">
                      <a:avLst/>
                    </a:prstGeom>
                    <a:noFill/>
                    <a:ln>
                      <a:noFill/>
                    </a:ln>
                  </pic:spPr>
                </pic:pic>
              </a:graphicData>
            </a:graphic>
          </wp:inline>
        </w:drawing>
      </w:r>
      <w:r>
        <w:rPr>
          <w:rFonts w:hint="eastAsia"/>
          <w:sz w:val="24"/>
        </w:rPr>
        <w:t>为波束南北方向上的俯仰角，如采用方程</w:t>
      </w:r>
      <w:r>
        <w:rPr>
          <w:rFonts w:hint="eastAsia"/>
          <w:sz w:val="24"/>
        </w:rPr>
        <w:t>2</w:t>
      </w:r>
      <w:r>
        <w:rPr>
          <w:rFonts w:hint="eastAsia"/>
          <w:sz w:val="24"/>
        </w:rPr>
        <w:t>式的离散快速傅里叶变换进行波束合成，那么这样得到波束俯仰角就由方程</w:t>
      </w:r>
      <w:r>
        <w:rPr>
          <w:rFonts w:hint="eastAsia"/>
          <w:sz w:val="24"/>
        </w:rPr>
        <w:t>3</w:t>
      </w:r>
      <w:r>
        <w:rPr>
          <w:rFonts w:hint="eastAsia"/>
          <w:sz w:val="24"/>
        </w:rPr>
        <w:t>式得到，所以在物理限定的</w:t>
      </w:r>
      <w:r>
        <w:rPr>
          <w:noProof/>
          <w:position w:val="-6"/>
          <w:sz w:val="24"/>
        </w:rPr>
        <w:drawing>
          <wp:inline distT="0" distB="0" distL="0" distR="0" wp14:anchorId="12804BBF" wp14:editId="5EE6A2F2">
            <wp:extent cx="127000" cy="177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27000" cy="177800"/>
                    </a:xfrm>
                    <a:prstGeom prst="rect">
                      <a:avLst/>
                    </a:prstGeom>
                    <a:noFill/>
                    <a:ln>
                      <a:noFill/>
                    </a:ln>
                  </pic:spPr>
                </pic:pic>
              </a:graphicData>
            </a:graphic>
          </wp:inline>
        </w:drawing>
      </w:r>
      <w:r>
        <w:rPr>
          <w:rFonts w:hint="eastAsia"/>
          <w:sz w:val="24"/>
        </w:rPr>
        <w:t>范围内，有多少个馈源就可以通过快速傅里叶变换的方法合成小于等于馈源数的波束。这种方法能够同时获得多个波束，</w:t>
      </w:r>
      <w:r w:rsidR="005C284A">
        <w:rPr>
          <w:rFonts w:hint="eastAsia"/>
          <w:sz w:val="24"/>
        </w:rPr>
        <w:t>与通常的相关、综合成像相比，这一方法能直接给出特定波束方向的天空亮度，便于实时检测是否有爆发信号，从而</w:t>
      </w:r>
      <w:r>
        <w:rPr>
          <w:rFonts w:hint="eastAsia"/>
          <w:sz w:val="24"/>
        </w:rPr>
        <w:t>减少数据的运算量，节省硬件资源。</w:t>
      </w:r>
      <w:r>
        <w:rPr>
          <w:rFonts w:hint="eastAsia"/>
          <w:sz w:val="24"/>
        </w:rPr>
        <w:t xml:space="preserve"> </w:t>
      </w:r>
    </w:p>
    <w:p w14:paraId="7448430D" w14:textId="77777777" w:rsidR="00A15CCB" w:rsidRDefault="00D976B0">
      <w:pPr>
        <w:adjustRightInd/>
        <w:spacing w:line="360" w:lineRule="auto"/>
        <w:textAlignment w:val="auto"/>
        <w:rPr>
          <w:sz w:val="24"/>
        </w:rPr>
      </w:pPr>
      <w:r>
        <w:rPr>
          <w:rFonts w:hint="eastAsia"/>
          <w:sz w:val="24"/>
        </w:rPr>
        <w:tab/>
      </w:r>
      <w:r>
        <w:rPr>
          <w:rFonts w:hint="eastAsia"/>
          <w:sz w:val="24"/>
        </w:rPr>
        <w:t>为实现上述功能，在原有相关器基础上扩展新增一套系统，可以与原有关联器并行使用，与关联器共用数据采集和交换系统，但是需要扩充交换机的端口数</w:t>
      </w:r>
      <w:r w:rsidR="005C284A">
        <w:rPr>
          <w:rFonts w:hint="eastAsia"/>
          <w:sz w:val="24"/>
        </w:rPr>
        <w:t>，并增加波束合成与消色散处理系统</w:t>
      </w:r>
      <w:r>
        <w:rPr>
          <w:rFonts w:hint="eastAsia"/>
          <w:sz w:val="24"/>
        </w:rPr>
        <w:t>。具体方案如下：相关器前端的数据采集和傅</w:t>
      </w:r>
      <w:r>
        <w:rPr>
          <w:rFonts w:hint="eastAsia"/>
          <w:sz w:val="24"/>
        </w:rPr>
        <w:lastRenderedPageBreak/>
        <w:t>里叶变换频谱测量系统（通常称为</w:t>
      </w:r>
      <w:r>
        <w:rPr>
          <w:rFonts w:hint="eastAsia"/>
          <w:sz w:val="24"/>
        </w:rPr>
        <w:t>F-engine</w:t>
      </w:r>
      <w:r>
        <w:rPr>
          <w:rFonts w:hint="eastAsia"/>
          <w:sz w:val="24"/>
        </w:rPr>
        <w:t>）不变，在原系统</w:t>
      </w:r>
      <w:r>
        <w:rPr>
          <w:rFonts w:hint="eastAsia"/>
          <w:sz w:val="24"/>
        </w:rPr>
        <w:t>F-engine</w:t>
      </w:r>
      <w:r>
        <w:rPr>
          <w:rFonts w:hint="eastAsia"/>
          <w:sz w:val="24"/>
        </w:rPr>
        <w:t>中射电信号经过</w:t>
      </w:r>
      <w:r>
        <w:rPr>
          <w:rFonts w:hint="eastAsia"/>
          <w:sz w:val="24"/>
        </w:rPr>
        <w:t>AD</w:t>
      </w:r>
      <w:r>
        <w:rPr>
          <w:rFonts w:hint="eastAsia"/>
          <w:sz w:val="24"/>
        </w:rPr>
        <w:t>转换、</w:t>
      </w:r>
      <w:r>
        <w:rPr>
          <w:rFonts w:hint="eastAsia"/>
          <w:sz w:val="24"/>
        </w:rPr>
        <w:t>FFT</w:t>
      </w:r>
      <w:r>
        <w:rPr>
          <w:rFonts w:hint="eastAsia"/>
          <w:sz w:val="24"/>
        </w:rPr>
        <w:t>后，打包分发接入交换机，交换机将同频率、不同馈源的数据交换到</w:t>
      </w:r>
      <w:r w:rsidR="00696B08">
        <w:rPr>
          <w:rFonts w:hint="eastAsia"/>
          <w:sz w:val="24"/>
        </w:rPr>
        <w:t>相关器</w:t>
      </w:r>
      <w:r>
        <w:rPr>
          <w:rFonts w:hint="eastAsia"/>
          <w:sz w:val="24"/>
        </w:rPr>
        <w:t>不同的处理单元上，进行互相关和积分累加运算。在新系统中，通过扩展交换机端口数目，采集的数据由广播模式同时发送到</w:t>
      </w:r>
      <w:r w:rsidR="00696B08">
        <w:rPr>
          <w:rFonts w:hint="eastAsia"/>
          <w:sz w:val="24"/>
        </w:rPr>
        <w:t>相关</w:t>
      </w:r>
      <w:r>
        <w:rPr>
          <w:rFonts w:hint="eastAsia"/>
          <w:sz w:val="24"/>
        </w:rPr>
        <w:t>器终端和多波束合成终端，同时进行</w:t>
      </w:r>
      <w:r w:rsidR="00696B08">
        <w:rPr>
          <w:rFonts w:hint="eastAsia"/>
          <w:sz w:val="24"/>
        </w:rPr>
        <w:t>相关</w:t>
      </w:r>
      <w:r>
        <w:rPr>
          <w:rFonts w:hint="eastAsia"/>
          <w:sz w:val="24"/>
        </w:rPr>
        <w:t>和多波束合成两种不同的数据处理。在多波束合成终端中，首先根据不同的通道的线缆长度进行延时补偿，然后相同柱面的馈源采用空间</w:t>
      </w:r>
      <w:r>
        <w:rPr>
          <w:rFonts w:hint="eastAsia"/>
          <w:sz w:val="24"/>
        </w:rPr>
        <w:t>FFT</w:t>
      </w:r>
      <w:r>
        <w:rPr>
          <w:rFonts w:hint="eastAsia"/>
          <w:sz w:val="24"/>
        </w:rPr>
        <w:t>的算法进行波束合成，每波束结果同时分发到两个系统，一个是存储系统，将波束数据暂存，二是在线消色散系统，经过消色散处理，搜寻爆发或脉冲信号。如找到信号，则标记、保存原始数据供后续进一步分析，否则抛弃原始数据。具体框图如下：</w:t>
      </w:r>
    </w:p>
    <w:p w14:paraId="13413446" w14:textId="77777777" w:rsidR="00A15CCB" w:rsidRDefault="00A15CCB">
      <w:pPr>
        <w:adjustRightInd/>
        <w:spacing w:line="360" w:lineRule="auto"/>
        <w:textAlignment w:val="auto"/>
      </w:pPr>
    </w:p>
    <w:p w14:paraId="477F204B" w14:textId="77777777" w:rsidR="00A15CCB" w:rsidRDefault="00D976B0">
      <w:pPr>
        <w:adjustRightInd/>
        <w:spacing w:line="360" w:lineRule="auto"/>
        <w:jc w:val="center"/>
        <w:textAlignment w:val="auto"/>
      </w:pPr>
      <w:r>
        <w:rPr>
          <w:rFonts w:hint="eastAsia"/>
          <w:noProof/>
        </w:rPr>
        <w:drawing>
          <wp:inline distT="0" distB="0" distL="0" distR="0" wp14:anchorId="5105FF78" wp14:editId="6E268B76">
            <wp:extent cx="4692650" cy="2884170"/>
            <wp:effectExtent l="0" t="0" r="6350" b="11430"/>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noChangeArrowheads="1"/>
                    </pic:cNvPicPr>
                  </pic:nvPicPr>
                  <pic:blipFill>
                    <a:blip r:embed="rId20"/>
                    <a:srcRect/>
                    <a:stretch>
                      <a:fillRect/>
                    </a:stretch>
                  </pic:blipFill>
                  <pic:spPr>
                    <a:xfrm>
                      <a:off x="0" y="0"/>
                      <a:ext cx="4692650" cy="2884170"/>
                    </a:xfrm>
                    <a:prstGeom prst="rect">
                      <a:avLst/>
                    </a:prstGeom>
                    <a:noFill/>
                    <a:ln>
                      <a:noFill/>
                    </a:ln>
                  </pic:spPr>
                </pic:pic>
              </a:graphicData>
            </a:graphic>
          </wp:inline>
        </w:drawing>
      </w:r>
    </w:p>
    <w:p w14:paraId="7306C64B" w14:textId="77777777" w:rsidR="00A15CCB" w:rsidRDefault="00D976B0">
      <w:pPr>
        <w:adjustRightInd/>
        <w:spacing w:line="360" w:lineRule="auto"/>
        <w:jc w:val="center"/>
        <w:textAlignment w:val="auto"/>
        <w:rPr>
          <w:sz w:val="24"/>
          <w:szCs w:val="24"/>
        </w:rPr>
      </w:pPr>
      <w:r>
        <w:rPr>
          <w:rFonts w:hint="eastAsia"/>
          <w:sz w:val="24"/>
          <w:szCs w:val="24"/>
        </w:rPr>
        <w:t>图</w:t>
      </w:r>
      <w:r w:rsidR="00A84509">
        <w:rPr>
          <w:rFonts w:hint="eastAsia"/>
          <w:sz w:val="24"/>
          <w:szCs w:val="24"/>
        </w:rPr>
        <w:t>4</w:t>
      </w:r>
      <w:r>
        <w:rPr>
          <w:rFonts w:hint="eastAsia"/>
          <w:sz w:val="24"/>
          <w:szCs w:val="24"/>
        </w:rPr>
        <w:t>：系统</w:t>
      </w:r>
      <w:r>
        <w:rPr>
          <w:rFonts w:hint="eastAsia"/>
          <w:sz w:val="24"/>
        </w:rPr>
        <w:t>框图，红</w:t>
      </w:r>
      <w:r>
        <w:rPr>
          <w:rFonts w:hint="eastAsia"/>
          <w:sz w:val="24"/>
          <w:szCs w:val="24"/>
        </w:rPr>
        <w:t>色框内部分为多波束合成需要新增的设备。</w:t>
      </w:r>
    </w:p>
    <w:p w14:paraId="65F21E69" w14:textId="77777777" w:rsidR="00A15CCB" w:rsidRDefault="00A15CCB">
      <w:pPr>
        <w:adjustRightInd/>
        <w:spacing w:line="360" w:lineRule="auto"/>
        <w:ind w:firstLine="420"/>
        <w:textAlignment w:val="auto"/>
        <w:rPr>
          <w:sz w:val="20"/>
          <w:szCs w:val="16"/>
        </w:rPr>
      </w:pPr>
    </w:p>
    <w:p w14:paraId="14858308" w14:textId="77777777" w:rsidR="00A15CCB" w:rsidRDefault="00D976B0">
      <w:pPr>
        <w:adjustRightInd/>
        <w:spacing w:line="360" w:lineRule="auto"/>
        <w:textAlignment w:val="auto"/>
        <w:rPr>
          <w:sz w:val="24"/>
        </w:rPr>
      </w:pPr>
      <w:r>
        <w:rPr>
          <w:sz w:val="24"/>
        </w:rPr>
        <w:t>（</w:t>
      </w:r>
      <w:r w:rsidR="006A4935">
        <w:rPr>
          <w:rFonts w:eastAsiaTheme="minorEastAsia" w:hint="eastAsia"/>
          <w:sz w:val="24"/>
        </w:rPr>
        <w:t>2</w:t>
      </w:r>
      <w:r>
        <w:rPr>
          <w:sz w:val="24"/>
        </w:rPr>
        <w:t>）</w:t>
      </w:r>
      <w:r>
        <w:rPr>
          <w:rFonts w:hint="eastAsia"/>
          <w:sz w:val="24"/>
        </w:rPr>
        <w:t>消色散技术方案</w:t>
      </w:r>
    </w:p>
    <w:p w14:paraId="6100780F" w14:textId="77777777" w:rsidR="00A15CCB" w:rsidRDefault="00D976B0">
      <w:pPr>
        <w:adjustRightInd/>
        <w:spacing w:line="360" w:lineRule="auto"/>
        <w:ind w:firstLine="420"/>
        <w:textAlignment w:val="auto"/>
        <w:rPr>
          <w:sz w:val="24"/>
        </w:rPr>
      </w:pPr>
      <w:r>
        <w:rPr>
          <w:rFonts w:hint="eastAsia"/>
          <w:sz w:val="24"/>
        </w:rPr>
        <w:t>对于脉冲星、</w:t>
      </w:r>
      <w:r>
        <w:rPr>
          <w:rFonts w:hint="eastAsia"/>
          <w:sz w:val="24"/>
        </w:rPr>
        <w:t>FRB</w:t>
      </w:r>
      <w:r>
        <w:rPr>
          <w:rFonts w:hint="eastAsia"/>
          <w:sz w:val="24"/>
        </w:rPr>
        <w:t>等变源的搜寻来说，仅提高系统时间分辨率还不够，一个很重要的部分是消色散，因为遥远的射电源发出的电磁波在穿过宇宙中的星际介质时会发生色散现象，不同频率的电磁波在星际介质传播时速度不一样，信号不同频率分量到达观测者时将会产生一个随频率变化的时间延迟：</w:t>
      </w:r>
    </w:p>
    <w:p w14:paraId="6A0AD374" w14:textId="77777777" w:rsidR="00A15CCB" w:rsidRDefault="00D976B0">
      <w:pPr>
        <w:adjustRightInd/>
        <w:spacing w:line="360" w:lineRule="auto"/>
        <w:jc w:val="center"/>
        <w:textAlignment w:val="auto"/>
        <w:rPr>
          <w:sz w:val="24"/>
        </w:rPr>
      </w:pPr>
      <w:r>
        <w:rPr>
          <w:noProof/>
        </w:rPr>
        <w:drawing>
          <wp:inline distT="0" distB="0" distL="114300" distR="114300" wp14:anchorId="57C12B25" wp14:editId="28A11F42">
            <wp:extent cx="3500755" cy="474345"/>
            <wp:effectExtent l="0" t="0" r="444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3500755" cy="474345"/>
                    </a:xfrm>
                    <a:prstGeom prst="rect">
                      <a:avLst/>
                    </a:prstGeom>
                    <a:noFill/>
                    <a:ln w="9525">
                      <a:noFill/>
                      <a:miter/>
                    </a:ln>
                  </pic:spPr>
                </pic:pic>
              </a:graphicData>
            </a:graphic>
          </wp:inline>
        </w:drawing>
      </w:r>
    </w:p>
    <w:p w14:paraId="3C5EFA95" w14:textId="77777777" w:rsidR="00A15CCB" w:rsidRDefault="00D976B0">
      <w:pPr>
        <w:adjustRightInd/>
        <w:spacing w:line="360" w:lineRule="auto"/>
        <w:textAlignment w:val="auto"/>
        <w:rPr>
          <w:sz w:val="24"/>
        </w:rPr>
      </w:pPr>
      <w:r>
        <w:rPr>
          <w:rFonts w:hint="eastAsia"/>
          <w:sz w:val="24"/>
        </w:rPr>
        <w:lastRenderedPageBreak/>
        <w:t>其中</w:t>
      </w:r>
      <w:r>
        <w:rPr>
          <w:rFonts w:hint="eastAsia"/>
          <w:sz w:val="24"/>
        </w:rPr>
        <w:t>DM</w:t>
      </w:r>
      <w:r w:rsidR="002B058B">
        <w:rPr>
          <w:rFonts w:hint="eastAsia"/>
          <w:sz w:val="24"/>
        </w:rPr>
        <w:t>为</w:t>
      </w:r>
      <w:r w:rsidR="002B058B">
        <w:rPr>
          <w:rFonts w:eastAsiaTheme="minorEastAsia" w:hint="eastAsia"/>
          <w:sz w:val="24"/>
        </w:rPr>
        <w:t>色散量（</w:t>
      </w:r>
      <w:r w:rsidR="002B058B">
        <w:rPr>
          <w:rFonts w:hint="eastAsia"/>
          <w:sz w:val="24"/>
        </w:rPr>
        <w:t>Dispersion Measure</w:t>
      </w:r>
      <w:r w:rsidR="002B058B">
        <w:rPr>
          <w:rFonts w:eastAsiaTheme="minorEastAsia" w:hint="eastAsia"/>
          <w:sz w:val="24"/>
        </w:rPr>
        <w:t>），</w:t>
      </w:r>
      <w:r w:rsidR="002B058B" w:rsidRPr="002B058B">
        <w:rPr>
          <w:rFonts w:eastAsiaTheme="minorEastAsia" w:hint="eastAsia"/>
          <w:sz w:val="24"/>
        </w:rPr>
        <w:t>即沿视线方向的自由电子柱密度</w:t>
      </w:r>
      <w:r>
        <w:rPr>
          <w:rFonts w:hint="eastAsia"/>
          <w:sz w:val="24"/>
        </w:rPr>
        <w:t>。</w:t>
      </w:r>
    </w:p>
    <w:p w14:paraId="22C0001F" w14:textId="77777777" w:rsidR="00A15CCB" w:rsidRDefault="00D976B0">
      <w:pPr>
        <w:adjustRightInd/>
        <w:spacing w:line="360" w:lineRule="auto"/>
        <w:ind w:firstLineChars="200" w:firstLine="480"/>
        <w:jc w:val="left"/>
        <w:textAlignment w:val="auto"/>
        <w:rPr>
          <w:sz w:val="24"/>
        </w:rPr>
      </w:pPr>
      <w:r>
        <w:rPr>
          <w:rFonts w:hint="eastAsia"/>
          <w:sz w:val="24"/>
        </w:rPr>
        <w:t>为了得到某一时刻该信号的完整的流量，可对每一频率分量进行消除时延的工作。在变源搜寻过程中，真正的时延是未知的。通常是对大量时延进行尝试性消除，寻找最大信号。</w:t>
      </w:r>
      <w:r>
        <w:rPr>
          <w:sz w:val="24"/>
        </w:rPr>
        <w:t>（如图</w:t>
      </w:r>
      <w:r>
        <w:rPr>
          <w:sz w:val="24"/>
        </w:rPr>
        <w:t>5</w:t>
      </w:r>
      <w:r>
        <w:rPr>
          <w:sz w:val="24"/>
        </w:rPr>
        <w:t>所示）</w:t>
      </w:r>
    </w:p>
    <w:p w14:paraId="3AD15E82" w14:textId="77777777" w:rsidR="00A15CCB" w:rsidRDefault="00D976B0">
      <w:pPr>
        <w:adjustRightInd/>
        <w:spacing w:line="360" w:lineRule="auto"/>
        <w:jc w:val="center"/>
        <w:textAlignment w:val="auto"/>
      </w:pPr>
      <w:r>
        <w:rPr>
          <w:noProof/>
        </w:rPr>
        <w:drawing>
          <wp:inline distT="0" distB="0" distL="0" distR="0" wp14:anchorId="4838E145" wp14:editId="4926FA0B">
            <wp:extent cx="2275840" cy="1838960"/>
            <wp:effectExtent l="0" t="0" r="1016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22" cstate="screen"/>
                    <a:srcRect/>
                    <a:stretch>
                      <a:fillRect/>
                    </a:stretch>
                  </pic:blipFill>
                  <pic:spPr>
                    <a:xfrm>
                      <a:off x="0" y="0"/>
                      <a:ext cx="2275840" cy="1838960"/>
                    </a:xfrm>
                    <a:prstGeom prst="rect">
                      <a:avLst/>
                    </a:prstGeom>
                    <a:noFill/>
                    <a:ln>
                      <a:noFill/>
                    </a:ln>
                  </pic:spPr>
                </pic:pic>
              </a:graphicData>
            </a:graphic>
          </wp:inline>
        </w:drawing>
      </w:r>
      <w:r>
        <w:rPr>
          <w:noProof/>
        </w:rPr>
        <w:drawing>
          <wp:inline distT="0" distB="0" distL="0" distR="0" wp14:anchorId="77535A00" wp14:editId="53B0A251">
            <wp:extent cx="3799840" cy="1940560"/>
            <wp:effectExtent l="0" t="0" r="1016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23" cstate="screen"/>
                    <a:srcRect/>
                    <a:stretch>
                      <a:fillRect/>
                    </a:stretch>
                  </pic:blipFill>
                  <pic:spPr>
                    <a:xfrm>
                      <a:off x="0" y="0"/>
                      <a:ext cx="3799840" cy="1940560"/>
                    </a:xfrm>
                    <a:prstGeom prst="rect">
                      <a:avLst/>
                    </a:prstGeom>
                    <a:noFill/>
                    <a:ln>
                      <a:noFill/>
                    </a:ln>
                  </pic:spPr>
                </pic:pic>
              </a:graphicData>
            </a:graphic>
          </wp:inline>
        </w:drawing>
      </w:r>
      <w:r>
        <w:commentReference w:id="69"/>
      </w:r>
    </w:p>
    <w:p w14:paraId="0D237261" w14:textId="77777777" w:rsidR="00A15CCB" w:rsidRDefault="00D976B0">
      <w:pPr>
        <w:adjustRightInd/>
        <w:spacing w:line="360" w:lineRule="auto"/>
        <w:jc w:val="center"/>
        <w:textAlignment w:val="auto"/>
      </w:pPr>
      <w:r>
        <w:rPr>
          <w:rFonts w:hint="eastAsia"/>
        </w:rPr>
        <w:t>图</w:t>
      </w:r>
      <w:r w:rsidR="00A84509">
        <w:rPr>
          <w:rFonts w:hint="eastAsia"/>
        </w:rPr>
        <w:t>6</w:t>
      </w:r>
      <w:r>
        <w:rPr>
          <w:rFonts w:hint="eastAsia"/>
        </w:rPr>
        <w:t>：左：色散原理示意图，右：脉冲星数据时间</w:t>
      </w:r>
      <w:r>
        <w:rPr>
          <w:rFonts w:hint="eastAsia"/>
        </w:rPr>
        <w:t>-</w:t>
      </w:r>
      <w:r>
        <w:rPr>
          <w:rFonts w:hint="eastAsia"/>
        </w:rPr>
        <w:t>频率强度分布（下）和消色散后还原的脉冲信号（上）</w:t>
      </w:r>
    </w:p>
    <w:p w14:paraId="23E79BDA" w14:textId="77777777" w:rsidR="00A15CCB" w:rsidRDefault="00A15CCB">
      <w:pPr>
        <w:adjustRightInd/>
        <w:spacing w:line="360" w:lineRule="auto"/>
        <w:ind w:firstLineChars="200" w:firstLine="480"/>
        <w:jc w:val="left"/>
        <w:textAlignment w:val="auto"/>
        <w:rPr>
          <w:sz w:val="24"/>
        </w:rPr>
      </w:pPr>
    </w:p>
    <w:p w14:paraId="0752BEE9" w14:textId="77777777" w:rsidR="00A15CCB" w:rsidRDefault="00D976B0">
      <w:pPr>
        <w:adjustRightInd/>
        <w:spacing w:line="360" w:lineRule="auto"/>
        <w:ind w:firstLine="425"/>
        <w:jc w:val="left"/>
        <w:textAlignment w:val="auto"/>
        <w:rPr>
          <w:sz w:val="24"/>
        </w:rPr>
      </w:pPr>
      <w:r>
        <w:rPr>
          <w:rFonts w:hint="eastAsia"/>
          <w:sz w:val="24"/>
        </w:rPr>
        <w:t>目前国际上通用的消色散算法分为相干消色散和非相干消色散两种。</w:t>
      </w:r>
      <w:r w:rsidR="00D63ADE" w:rsidRPr="00D63ADE">
        <w:rPr>
          <w:rFonts w:hint="eastAsia"/>
          <w:sz w:val="24"/>
          <w:rPrChange w:id="70" w:author="X Chen" w:date="2017-06-22T21:39:00Z">
            <w:rPr>
              <w:rFonts w:hint="eastAsia"/>
              <w:color w:val="FF0000"/>
              <w:sz w:val="24"/>
            </w:rPr>
          </w:rPrChange>
        </w:rPr>
        <w:t>相干消色散作用于电压信号，</w:t>
      </w:r>
      <w:r w:rsidR="00696B08" w:rsidRPr="008B3884">
        <w:rPr>
          <w:rFonts w:hint="eastAsia"/>
          <w:sz w:val="24"/>
          <w:rPrChange w:id="71" w:author="X Chen" w:date="2017-06-23T00:52:00Z">
            <w:rPr>
              <w:rFonts w:hint="eastAsia"/>
              <w:color w:val="FF0000"/>
              <w:sz w:val="24"/>
            </w:rPr>
          </w:rPrChange>
        </w:rPr>
        <w:t>往往可以实现更高的时间分辨率和探测效率，但运算量很大</w:t>
      </w:r>
      <w:r>
        <w:rPr>
          <w:rFonts w:hint="eastAsia"/>
          <w:sz w:val="24"/>
        </w:rPr>
        <w:t>。非相干消色散先将信号进行傅立叶变换，得到频谱之后</w:t>
      </w:r>
      <w:r w:rsidR="00696B08">
        <w:rPr>
          <w:rFonts w:hint="eastAsia"/>
          <w:sz w:val="24"/>
        </w:rPr>
        <w:t>分频率</w:t>
      </w:r>
      <w:r>
        <w:rPr>
          <w:rFonts w:hint="eastAsia"/>
          <w:sz w:val="24"/>
        </w:rPr>
        <w:t>进行延时操作。鉴于相干消色散运算消耗较大，目前大部分干涉阵列采用非相干消色散。非相干消色散算法有以下两类：</w:t>
      </w:r>
    </w:p>
    <w:p w14:paraId="0C72936A" w14:textId="77777777" w:rsidR="00A15CCB" w:rsidRDefault="00D976B0">
      <w:pPr>
        <w:pStyle w:val="10"/>
        <w:numPr>
          <w:ilvl w:val="0"/>
          <w:numId w:val="2"/>
        </w:numPr>
        <w:adjustRightInd/>
        <w:spacing w:line="360" w:lineRule="auto"/>
        <w:ind w:firstLineChars="0"/>
        <w:jc w:val="left"/>
        <w:textAlignment w:val="auto"/>
        <w:rPr>
          <w:sz w:val="24"/>
        </w:rPr>
      </w:pPr>
      <w:r>
        <w:rPr>
          <w:rFonts w:hint="eastAsia"/>
          <w:sz w:val="24"/>
        </w:rPr>
        <w:t>直接或分组消色散。根据不同的</w:t>
      </w:r>
      <w:r w:rsidR="00696B08">
        <w:rPr>
          <w:rFonts w:hint="eastAsia"/>
          <w:sz w:val="24"/>
        </w:rPr>
        <w:t>假设色散量</w:t>
      </w:r>
      <w:r>
        <w:rPr>
          <w:rFonts w:hint="eastAsia"/>
          <w:sz w:val="24"/>
        </w:rPr>
        <w:t>DM</w:t>
      </w:r>
      <w:r>
        <w:rPr>
          <w:rFonts w:hint="eastAsia"/>
          <w:sz w:val="24"/>
        </w:rPr>
        <w:t>值进行延时补偿，然后沿频率方向积分，这样最终可以得到对于每一个</w:t>
      </w:r>
      <w:r>
        <w:rPr>
          <w:rFonts w:hint="eastAsia"/>
          <w:sz w:val="24"/>
        </w:rPr>
        <w:t>DM</w:t>
      </w:r>
      <w:r>
        <w:rPr>
          <w:rFonts w:hint="eastAsia"/>
          <w:sz w:val="24"/>
        </w:rPr>
        <w:t>值在每一时刻的亮度大小，若发现在亮度上存在峰值大于某设定的阈值，则判断其为候选</w:t>
      </w:r>
      <w:r>
        <w:rPr>
          <w:rFonts w:hint="eastAsia"/>
          <w:sz w:val="24"/>
        </w:rPr>
        <w:t>FRB</w:t>
      </w:r>
      <w:r>
        <w:rPr>
          <w:rFonts w:hint="eastAsia"/>
          <w:sz w:val="24"/>
        </w:rPr>
        <w:t>信号。这种传统方法运算复杂度为</w:t>
      </w:r>
      <w:ins w:id="72" w:author="X Chen" w:date="2017-06-22T21:43:00Z">
        <w:r w:rsidR="00D63ADE" w:rsidRPr="00D63ADE">
          <w:rPr>
            <w:rFonts w:hint="eastAsia"/>
            <w:sz w:val="24"/>
            <w:highlight w:val="red"/>
            <w:rPrChange w:id="73" w:author="X Chen" w:date="2017-06-22T21:48:00Z">
              <w:rPr>
                <w:rFonts w:hint="eastAsia"/>
                <w:sz w:val="24"/>
              </w:rPr>
            </w:rPrChange>
          </w:rPr>
          <w:t>？？？</w:t>
        </w:r>
      </w:ins>
      <w:r>
        <w:rPr>
          <w:sz w:val="24"/>
        </w:rPr>
        <w:t>。</w:t>
      </w:r>
      <w:r>
        <w:rPr>
          <w:rFonts w:hint="eastAsia"/>
          <w:sz w:val="24"/>
        </w:rPr>
        <w:t>其算法简单但运算密度较高</w:t>
      </w:r>
      <w:ins w:id="74" w:author="X Chen" w:date="2017-06-22T21:43:00Z">
        <w:r w:rsidR="00696B08">
          <w:rPr>
            <w:rFonts w:hint="eastAsia"/>
            <w:sz w:val="24"/>
          </w:rPr>
          <w:t>，</w:t>
        </w:r>
      </w:ins>
      <w:r>
        <w:rPr>
          <w:rFonts w:hint="eastAsia"/>
          <w:sz w:val="24"/>
        </w:rPr>
        <w:t>通常应用在</w:t>
      </w:r>
      <w:r>
        <w:rPr>
          <w:rFonts w:hint="eastAsia"/>
          <w:sz w:val="24"/>
        </w:rPr>
        <w:t>GPU</w:t>
      </w:r>
      <w:r>
        <w:rPr>
          <w:rFonts w:hint="eastAsia"/>
          <w:sz w:val="24"/>
        </w:rPr>
        <w:t>服务器中。</w:t>
      </w:r>
    </w:p>
    <w:p w14:paraId="228E07C6" w14:textId="77777777" w:rsidR="00A15CCB" w:rsidRDefault="00D976B0">
      <w:pPr>
        <w:pStyle w:val="10"/>
        <w:numPr>
          <w:ilvl w:val="0"/>
          <w:numId w:val="2"/>
        </w:numPr>
        <w:adjustRightInd/>
        <w:spacing w:line="360" w:lineRule="auto"/>
        <w:ind w:firstLineChars="0"/>
        <w:jc w:val="left"/>
        <w:textAlignment w:val="auto"/>
        <w:rPr>
          <w:sz w:val="24"/>
        </w:rPr>
      </w:pPr>
      <w:r>
        <w:rPr>
          <w:rFonts w:hint="eastAsia"/>
          <w:sz w:val="24"/>
        </w:rPr>
        <w:lastRenderedPageBreak/>
        <w:t>树形（</w:t>
      </w:r>
      <w:r>
        <w:rPr>
          <w:rFonts w:hint="eastAsia"/>
          <w:sz w:val="24"/>
        </w:rPr>
        <w:t>Tree</w:t>
      </w:r>
      <w:r>
        <w:rPr>
          <w:rFonts w:hint="eastAsia"/>
          <w:sz w:val="24"/>
        </w:rPr>
        <w:t>）算法。如果将频率和时间的瀑布图看作是不同的格子，而对于搜索不同</w:t>
      </w:r>
      <w:r>
        <w:rPr>
          <w:rFonts w:hint="eastAsia"/>
          <w:sz w:val="24"/>
        </w:rPr>
        <w:t>DM</w:t>
      </w:r>
      <w:r>
        <w:rPr>
          <w:rFonts w:hint="eastAsia"/>
          <w:sz w:val="24"/>
        </w:rPr>
        <w:t>值的色散信号其实是将其穿过的格子中信号相加，那么对于高频的地方存在重复利用的格子。我们对每个</w:t>
      </w:r>
      <w:r>
        <w:rPr>
          <w:rFonts w:hint="eastAsia"/>
          <w:sz w:val="24"/>
        </w:rPr>
        <w:t>DM</w:t>
      </w:r>
      <w:r>
        <w:rPr>
          <w:rFonts w:hint="eastAsia"/>
          <w:sz w:val="24"/>
        </w:rPr>
        <w:t>值进行消色散时可以将高频一些值求和存储在寄存器中，这样下次再重复利用到该值。此方法类似于快速傅立叶变换，其运算复杂度为</w:t>
      </w:r>
      <w:ins w:id="75" w:author="X Chen" w:date="2017-06-22T21:43:00Z">
        <w:r w:rsidR="00D63ADE" w:rsidRPr="00D63ADE">
          <w:rPr>
            <w:rFonts w:hint="eastAsia"/>
            <w:sz w:val="24"/>
            <w:highlight w:val="red"/>
            <w:rPrChange w:id="76" w:author="X Chen" w:date="2017-06-22T21:47:00Z">
              <w:rPr>
                <w:rFonts w:hint="eastAsia"/>
                <w:sz w:val="24"/>
              </w:rPr>
            </w:rPrChange>
          </w:rPr>
          <w:t>？？？</w:t>
        </w:r>
      </w:ins>
      <w:r>
        <w:rPr>
          <w:rFonts w:hint="eastAsia"/>
          <w:sz w:val="24"/>
        </w:rPr>
        <w:t>。如图所示</w:t>
      </w:r>
    </w:p>
    <w:p w14:paraId="3DCD0E99" w14:textId="77777777" w:rsidR="00A15CCB" w:rsidRDefault="00A15CCB">
      <w:pPr>
        <w:pStyle w:val="10"/>
        <w:adjustRightInd/>
        <w:spacing w:line="360" w:lineRule="auto"/>
        <w:ind w:left="785" w:firstLineChars="0" w:firstLine="0"/>
        <w:jc w:val="left"/>
        <w:textAlignment w:val="auto"/>
        <w:rPr>
          <w:sz w:val="24"/>
        </w:rPr>
      </w:pPr>
    </w:p>
    <w:p w14:paraId="7EB5CAFC" w14:textId="77777777" w:rsidR="00A15CCB" w:rsidRDefault="00D976B0">
      <w:pPr>
        <w:adjustRightInd/>
        <w:spacing w:line="360" w:lineRule="auto"/>
        <w:ind w:firstLineChars="200" w:firstLine="480"/>
        <w:jc w:val="left"/>
        <w:textAlignment w:val="auto"/>
        <w:rPr>
          <w:sz w:val="24"/>
        </w:rPr>
      </w:pPr>
      <w:r>
        <w:rPr>
          <w:rFonts w:hint="eastAsia"/>
          <w:sz w:val="24"/>
        </w:rPr>
        <w:t>Tree</w:t>
      </w:r>
      <w:r>
        <w:rPr>
          <w:rFonts w:hint="eastAsia"/>
          <w:sz w:val="24"/>
        </w:rPr>
        <w:t>算法虽然可以大大提升运算效率，但其在每个通道内其实是直线的近似，对此，有很多人提出了分通道进行</w:t>
      </w:r>
      <w:r>
        <w:rPr>
          <w:rFonts w:hint="eastAsia"/>
          <w:sz w:val="24"/>
        </w:rPr>
        <w:t>tree</w:t>
      </w:r>
      <w:r>
        <w:rPr>
          <w:rFonts w:hint="eastAsia"/>
          <w:sz w:val="24"/>
        </w:rPr>
        <w:t>算法运算或者在通道内进行曲线近似运算。（</w:t>
      </w:r>
      <w:r>
        <w:rPr>
          <w:sz w:val="24"/>
        </w:rPr>
        <w:t>Zackay, Barak, AAS Meeting #229, id.330.06</w:t>
      </w:r>
      <w:r>
        <w:rPr>
          <w:rFonts w:hint="eastAsia"/>
          <w:sz w:val="24"/>
        </w:rPr>
        <w:t>）</w:t>
      </w:r>
    </w:p>
    <w:p w14:paraId="1F3929B9" w14:textId="77777777" w:rsidR="00A15CCB" w:rsidRPr="00B10447" w:rsidRDefault="00D976B0">
      <w:pPr>
        <w:adjustRightInd/>
        <w:spacing w:line="360" w:lineRule="auto"/>
        <w:jc w:val="left"/>
        <w:textAlignment w:val="auto"/>
        <w:rPr>
          <w:color w:val="FF0000"/>
          <w:sz w:val="24"/>
          <w:rPrChange w:id="77" w:author="X Chen" w:date="2017-06-22T21:47:00Z">
            <w:rPr>
              <w:sz w:val="24"/>
            </w:rPr>
          </w:rPrChange>
        </w:rPr>
      </w:pPr>
      <w:r>
        <w:rPr>
          <w:noProof/>
          <w:color w:val="FF0000"/>
          <w:sz w:val="24"/>
        </w:rPr>
        <w:drawing>
          <wp:inline distT="0" distB="0" distL="0" distR="0" wp14:anchorId="3A4FE20E" wp14:editId="25A00AC1">
            <wp:extent cx="4903470" cy="182054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03834" cy="1820665"/>
                    </a:xfrm>
                    <a:prstGeom prst="rect">
                      <a:avLst/>
                    </a:prstGeom>
                  </pic:spPr>
                </pic:pic>
              </a:graphicData>
            </a:graphic>
          </wp:inline>
        </w:drawing>
      </w:r>
      <w:r>
        <w:rPr>
          <w:sz w:val="24"/>
        </w:rPr>
        <w:t xml:space="preserve">     </w:t>
      </w:r>
    </w:p>
    <w:p w14:paraId="6F026191" w14:textId="77777777" w:rsidR="00A15CCB" w:rsidRDefault="00D976B0">
      <w:pPr>
        <w:adjustRightInd/>
        <w:spacing w:line="360" w:lineRule="auto"/>
        <w:jc w:val="center"/>
        <w:textAlignment w:val="auto"/>
      </w:pPr>
      <w:r>
        <w:rPr>
          <w:rFonts w:hint="eastAsia"/>
        </w:rPr>
        <w:t>图</w:t>
      </w:r>
      <w:r>
        <w:t>6</w:t>
      </w:r>
      <w:r>
        <w:rPr>
          <w:rFonts w:hint="eastAsia"/>
        </w:rPr>
        <w:t>：</w:t>
      </w:r>
      <w:r>
        <w:t>四频率通道</w:t>
      </w:r>
      <w:r>
        <w:t>Tree</w:t>
      </w:r>
      <w:r>
        <w:t>算法简图。</w:t>
      </w:r>
      <w:r>
        <w:commentReference w:id="78"/>
      </w:r>
    </w:p>
    <w:p w14:paraId="4965DCD4" w14:textId="77777777" w:rsidR="00A15CCB" w:rsidRDefault="00D976B0">
      <w:pPr>
        <w:adjustRightInd/>
        <w:spacing w:line="360" w:lineRule="auto"/>
        <w:jc w:val="left"/>
        <w:textAlignment w:val="auto"/>
        <w:rPr>
          <w:sz w:val="24"/>
        </w:rPr>
      </w:pPr>
      <w:r>
        <w:rPr>
          <w:sz w:val="24"/>
        </w:rPr>
        <w:t xml:space="preserve">  </w:t>
      </w:r>
    </w:p>
    <w:p w14:paraId="63D5933F" w14:textId="77777777" w:rsidR="00B10447" w:rsidRPr="00B10447" w:rsidRDefault="00B10447">
      <w:pPr>
        <w:adjustRightInd/>
        <w:spacing w:line="360" w:lineRule="auto"/>
        <w:jc w:val="left"/>
        <w:textAlignment w:val="auto"/>
        <w:rPr>
          <w:color w:val="FF0000"/>
          <w:sz w:val="24"/>
          <w:rPrChange w:id="79" w:author="X Chen" w:date="2017-06-22T21:47:00Z">
            <w:rPr>
              <w:sz w:val="24"/>
            </w:rPr>
          </w:rPrChange>
        </w:rPr>
      </w:pPr>
      <w:r>
        <w:rPr>
          <w:rFonts w:hint="eastAsia"/>
          <w:sz w:val="24"/>
        </w:rPr>
        <w:tab/>
      </w:r>
      <w:r>
        <w:rPr>
          <w:rFonts w:hint="eastAsia"/>
          <w:sz w:val="24"/>
        </w:rPr>
        <w:t>以上两类算法均有多种已发表的软件可以使用。</w:t>
      </w:r>
      <w:r w:rsidR="00D63ADE" w:rsidRPr="00D63ADE">
        <w:rPr>
          <w:rFonts w:hint="eastAsia"/>
          <w:color w:val="FF0000"/>
          <w:sz w:val="24"/>
          <w:highlight w:val="red"/>
          <w:rPrChange w:id="80" w:author="X Chen" w:date="2017-06-22T21:47:00Z">
            <w:rPr>
              <w:rFonts w:hint="eastAsia"/>
              <w:color w:val="FF0000"/>
              <w:sz w:val="24"/>
            </w:rPr>
          </w:rPrChange>
        </w:rPr>
        <w:t>加入一些软件名称！</w:t>
      </w:r>
    </w:p>
    <w:p w14:paraId="137EB6C0" w14:textId="77777777" w:rsidR="00A15CCB" w:rsidRDefault="00D976B0">
      <w:pPr>
        <w:adjustRightInd/>
        <w:spacing w:line="360" w:lineRule="auto"/>
        <w:jc w:val="left"/>
        <w:textAlignment w:val="auto"/>
        <w:rPr>
          <w:sz w:val="24"/>
        </w:rPr>
      </w:pPr>
      <w:r>
        <w:rPr>
          <w:sz w:val="24"/>
        </w:rPr>
        <w:t xml:space="preserve">    </w:t>
      </w:r>
      <w:r>
        <w:rPr>
          <w:rFonts w:hint="eastAsia"/>
          <w:sz w:val="24"/>
        </w:rPr>
        <w:t>我们也研究了一套新的算法，这种方法抛弃了传统的</w:t>
      </w:r>
      <w:r>
        <w:rPr>
          <w:rFonts w:hint="eastAsia"/>
          <w:sz w:val="24"/>
        </w:rPr>
        <w:t>De-dispersion</w:t>
      </w:r>
      <w:r>
        <w:rPr>
          <w:rFonts w:hint="eastAsia"/>
          <w:sz w:val="24"/>
        </w:rPr>
        <w:t>搜索方式，而是对时间</w:t>
      </w:r>
      <w:r>
        <w:rPr>
          <w:rFonts w:hint="eastAsia"/>
          <w:sz w:val="24"/>
        </w:rPr>
        <w:t>-</w:t>
      </w:r>
      <w:r>
        <w:rPr>
          <w:rFonts w:hint="eastAsia"/>
          <w:sz w:val="24"/>
        </w:rPr>
        <w:t>频率显示度数据进行二维</w:t>
      </w:r>
      <w:r>
        <w:rPr>
          <w:rFonts w:hint="eastAsia"/>
          <w:sz w:val="24"/>
        </w:rPr>
        <w:t>FFT</w:t>
      </w:r>
      <w:r>
        <w:rPr>
          <w:rFonts w:hint="eastAsia"/>
          <w:sz w:val="24"/>
        </w:rPr>
        <w:t>后，在傅里叶空间中进行信号搜索，可以减少计算量。该算法还有一个好处是可以有效的去除</w:t>
      </w:r>
      <w:r>
        <w:rPr>
          <w:rFonts w:hint="eastAsia"/>
          <w:sz w:val="24"/>
        </w:rPr>
        <w:t>RFI</w:t>
      </w:r>
      <w:r>
        <w:rPr>
          <w:rFonts w:hint="eastAsia"/>
          <w:sz w:val="24"/>
        </w:rPr>
        <w:t>，下图为该算法在搜寻</w:t>
      </w:r>
      <w:r>
        <w:rPr>
          <w:rFonts w:hint="eastAsia"/>
          <w:sz w:val="24"/>
        </w:rPr>
        <w:t>FRB110220</w:t>
      </w:r>
      <w:r>
        <w:rPr>
          <w:rFonts w:hint="eastAsia"/>
          <w:sz w:val="24"/>
        </w:rPr>
        <w:t>时的成图。可以看到原图中有较强的</w:t>
      </w:r>
      <w:r>
        <w:rPr>
          <w:rFonts w:hint="eastAsia"/>
          <w:sz w:val="24"/>
        </w:rPr>
        <w:t>RFI</w:t>
      </w:r>
      <w:r>
        <w:rPr>
          <w:rFonts w:hint="eastAsia"/>
          <w:sz w:val="24"/>
        </w:rPr>
        <w:t>信号，但在经过二维</w:t>
      </w:r>
      <w:r>
        <w:rPr>
          <w:rFonts w:hint="eastAsia"/>
          <w:sz w:val="24"/>
        </w:rPr>
        <w:t>FFT</w:t>
      </w:r>
      <w:r>
        <w:rPr>
          <w:rFonts w:hint="eastAsia"/>
          <w:sz w:val="24"/>
        </w:rPr>
        <w:t>后（左下角图）其经过了中心轴可以有效的去除。右下角为在对二维</w:t>
      </w:r>
      <w:r>
        <w:rPr>
          <w:rFonts w:hint="eastAsia"/>
          <w:sz w:val="24"/>
        </w:rPr>
        <w:t>FFT</w:t>
      </w:r>
      <w:r>
        <w:rPr>
          <w:rFonts w:hint="eastAsia"/>
          <w:sz w:val="24"/>
        </w:rPr>
        <w:t>后的信号沿角度进行搜索，可以发现在</w:t>
      </w:r>
      <w:r>
        <w:rPr>
          <w:rFonts w:hint="eastAsia"/>
          <w:sz w:val="24"/>
        </w:rPr>
        <w:t>FRB</w:t>
      </w:r>
      <w:r>
        <w:rPr>
          <w:rFonts w:hint="eastAsia"/>
          <w:sz w:val="24"/>
        </w:rPr>
        <w:t>出现的某一特定角度将出现一峰值。</w:t>
      </w:r>
      <w:r>
        <w:rPr>
          <w:sz w:val="24"/>
        </w:rPr>
        <w:t>如果</w:t>
      </w:r>
      <w:r>
        <w:rPr>
          <w:rFonts w:hint="eastAsia"/>
          <w:sz w:val="24"/>
        </w:rPr>
        <w:t>该峰值</w:t>
      </w:r>
      <w:r>
        <w:rPr>
          <w:sz w:val="24"/>
        </w:rPr>
        <w:t>大于阈值</w:t>
      </w:r>
      <w:r>
        <w:rPr>
          <w:sz w:val="24"/>
        </w:rPr>
        <w:t>,</w:t>
      </w:r>
      <w:r>
        <w:rPr>
          <w:sz w:val="24"/>
        </w:rPr>
        <w:t>将会对存储服务器发出出发信号</w:t>
      </w:r>
      <w:r>
        <w:rPr>
          <w:sz w:val="24"/>
        </w:rPr>
        <w:t>,</w:t>
      </w:r>
      <w:r>
        <w:rPr>
          <w:sz w:val="24"/>
        </w:rPr>
        <w:t>该存储服务器将会把该信号所在的数据存储下来</w:t>
      </w:r>
      <w:r>
        <w:rPr>
          <w:sz w:val="24"/>
        </w:rPr>
        <w:t>,</w:t>
      </w:r>
      <w:r>
        <w:rPr>
          <w:sz w:val="24"/>
        </w:rPr>
        <w:t>进行后期工作的处理</w:t>
      </w:r>
      <w:r>
        <w:rPr>
          <w:rFonts w:hint="eastAsia"/>
          <w:sz w:val="24"/>
        </w:rPr>
        <w:t>。</w:t>
      </w:r>
      <w:r>
        <w:rPr>
          <w:noProof/>
          <w:color w:val="FF0000"/>
          <w:sz w:val="24"/>
        </w:rPr>
        <w:lastRenderedPageBreak/>
        <w:drawing>
          <wp:inline distT="0" distB="0" distL="0" distR="0" wp14:anchorId="07C95586" wp14:editId="51E2AD20">
            <wp:extent cx="5100955" cy="4535170"/>
            <wp:effectExtent l="0" t="0" r="4445" b="177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100955" cy="4535170"/>
                    </a:xfrm>
                    <a:prstGeom prst="rect">
                      <a:avLst/>
                    </a:prstGeom>
                  </pic:spPr>
                </pic:pic>
              </a:graphicData>
            </a:graphic>
          </wp:inline>
        </w:drawing>
      </w:r>
    </w:p>
    <w:p w14:paraId="7F359593" w14:textId="77777777" w:rsidR="00A15CCB" w:rsidRDefault="00D976B0">
      <w:pPr>
        <w:adjustRightInd/>
        <w:spacing w:line="360" w:lineRule="auto"/>
        <w:jc w:val="center"/>
        <w:textAlignment w:val="auto"/>
      </w:pPr>
      <w:r>
        <w:rPr>
          <w:rFonts w:hint="eastAsia"/>
        </w:rPr>
        <w:t>图</w:t>
      </w:r>
      <w:r>
        <w:t>7</w:t>
      </w:r>
      <w:r>
        <w:rPr>
          <w:rFonts w:hint="eastAsia"/>
        </w:rPr>
        <w:t>：</w:t>
      </w:r>
      <w:r>
        <w:t>二维</w:t>
      </w:r>
      <w:r>
        <w:t>FFT</w:t>
      </w:r>
      <w:r>
        <w:t>算法搜寻</w:t>
      </w:r>
      <w:r>
        <w:t>FRB110220</w:t>
      </w:r>
      <w:r>
        <w:t>实例。左上图为原始数据，可以看到比较强的</w:t>
      </w:r>
      <w:r>
        <w:t>RFI</w:t>
      </w:r>
      <w:r>
        <w:t>；右上图为</w:t>
      </w:r>
      <w:r>
        <w:t>Re-bin</w:t>
      </w:r>
      <w:r>
        <w:t>处理，将原图中的曲线变为直线；左下角为二维</w:t>
      </w:r>
      <w:r>
        <w:t>FFT</w:t>
      </w:r>
      <w:r>
        <w:t>之后的数据，</w:t>
      </w:r>
      <w:r>
        <w:t>Re-bin</w:t>
      </w:r>
      <w:r>
        <w:t>图中任意直线将变为过原点的直线，并与原直线垂直。右下图为不同角度将直线进行相加，如若有信号存在，再某一个固定角度可得到一个峰值。</w:t>
      </w:r>
      <w:r>
        <w:commentReference w:id="81"/>
      </w:r>
    </w:p>
    <w:p w14:paraId="45B82096" w14:textId="77777777" w:rsidR="00A15CCB" w:rsidRDefault="00A15CCB">
      <w:pPr>
        <w:adjustRightInd/>
        <w:spacing w:line="360" w:lineRule="auto"/>
        <w:jc w:val="center"/>
        <w:textAlignment w:val="auto"/>
      </w:pPr>
    </w:p>
    <w:p w14:paraId="43C701D2" w14:textId="77777777" w:rsidR="00A15CCB" w:rsidRDefault="00D976B0">
      <w:pPr>
        <w:adjustRightInd/>
        <w:spacing w:line="360" w:lineRule="auto"/>
        <w:textAlignment w:val="auto"/>
        <w:rPr>
          <w:sz w:val="24"/>
          <w:szCs w:val="24"/>
        </w:rPr>
      </w:pPr>
      <w:r>
        <w:rPr>
          <w:rFonts w:hint="eastAsia"/>
          <w:sz w:val="24"/>
          <w:szCs w:val="24"/>
        </w:rPr>
        <w:tab/>
      </w:r>
      <w:r w:rsidR="00696B08">
        <w:rPr>
          <w:rFonts w:hint="eastAsia"/>
          <w:sz w:val="24"/>
          <w:szCs w:val="24"/>
        </w:rPr>
        <w:t>在我们的设计方案中，</w:t>
      </w:r>
      <w:r>
        <w:rPr>
          <w:rFonts w:hint="eastAsia"/>
          <w:sz w:val="24"/>
          <w:szCs w:val="24"/>
        </w:rPr>
        <w:t>消色散部分相对独立，采用</w:t>
      </w:r>
      <w:r>
        <w:rPr>
          <w:rFonts w:hint="eastAsia"/>
          <w:sz w:val="24"/>
          <w:szCs w:val="24"/>
        </w:rPr>
        <w:t>GPU</w:t>
      </w:r>
      <w:r>
        <w:rPr>
          <w:rFonts w:hint="eastAsia"/>
          <w:sz w:val="24"/>
          <w:szCs w:val="24"/>
        </w:rPr>
        <w:t>进行计算，与数字多波束合成系统通过交换机实现数据传递，以实现较高的灵活性，</w:t>
      </w:r>
      <w:r w:rsidR="00696B08">
        <w:rPr>
          <w:rFonts w:hint="eastAsia"/>
          <w:sz w:val="24"/>
          <w:szCs w:val="24"/>
        </w:rPr>
        <w:t>可以</w:t>
      </w:r>
      <w:r>
        <w:rPr>
          <w:rFonts w:hint="eastAsia"/>
          <w:sz w:val="24"/>
          <w:szCs w:val="24"/>
        </w:rPr>
        <w:t>采用不同的消色散算法</w:t>
      </w:r>
      <w:r w:rsidR="00B10447">
        <w:rPr>
          <w:rFonts w:hint="eastAsia"/>
          <w:sz w:val="24"/>
          <w:szCs w:val="24"/>
        </w:rPr>
        <w:t>，提高系统的性能和可靠性</w:t>
      </w:r>
      <w:r>
        <w:rPr>
          <w:rFonts w:hint="eastAsia"/>
          <w:sz w:val="24"/>
          <w:szCs w:val="24"/>
        </w:rPr>
        <w:t>。</w:t>
      </w:r>
    </w:p>
    <w:p w14:paraId="449D9B46" w14:textId="77777777" w:rsidR="00A15CCB" w:rsidRDefault="00A15CCB">
      <w:pPr>
        <w:adjustRightInd/>
        <w:spacing w:line="360" w:lineRule="auto"/>
        <w:textAlignment w:val="auto"/>
        <w:rPr>
          <w:sz w:val="24"/>
          <w:szCs w:val="24"/>
        </w:rPr>
      </w:pPr>
    </w:p>
    <w:p w14:paraId="6D5A98EE" w14:textId="77777777" w:rsidR="00A15CCB" w:rsidRDefault="00D976B0">
      <w:pPr>
        <w:tabs>
          <w:tab w:val="left" w:pos="720"/>
        </w:tabs>
        <w:spacing w:line="324" w:lineRule="auto"/>
        <w:rPr>
          <w:sz w:val="28"/>
          <w:szCs w:val="24"/>
        </w:rPr>
      </w:pPr>
      <w:r>
        <w:rPr>
          <w:rFonts w:hint="eastAsia"/>
          <w:sz w:val="28"/>
          <w:szCs w:val="24"/>
        </w:rPr>
        <w:t>（</w:t>
      </w:r>
      <w:r w:rsidR="006A4935">
        <w:rPr>
          <w:rFonts w:eastAsiaTheme="minorEastAsia" w:hint="eastAsia"/>
          <w:sz w:val="28"/>
          <w:szCs w:val="24"/>
        </w:rPr>
        <w:t>3</w:t>
      </w:r>
      <w:r>
        <w:rPr>
          <w:rFonts w:hint="eastAsia"/>
          <w:sz w:val="28"/>
          <w:szCs w:val="24"/>
        </w:rPr>
        <w:t>）数字终端硬件实现</w:t>
      </w:r>
    </w:p>
    <w:p w14:paraId="47A9CDC2" w14:textId="77777777" w:rsidR="00A15CCB" w:rsidRDefault="00D976B0">
      <w:pPr>
        <w:tabs>
          <w:tab w:val="left" w:pos="452"/>
        </w:tabs>
        <w:spacing w:line="324" w:lineRule="auto"/>
        <w:jc w:val="center"/>
      </w:pPr>
      <w:r>
        <w:rPr>
          <w:noProof/>
        </w:rPr>
        <w:lastRenderedPageBreak/>
        <w:drawing>
          <wp:inline distT="0" distB="0" distL="0" distR="0" wp14:anchorId="00188E5A" wp14:editId="4919D17C">
            <wp:extent cx="4912995" cy="2994025"/>
            <wp:effectExtent l="0" t="0" r="0" b="3175"/>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noChangeArrowheads="1"/>
                    </pic:cNvPicPr>
                  </pic:nvPicPr>
                  <pic:blipFill>
                    <a:blip r:embed="rId26" cstate="screen"/>
                    <a:srcRect/>
                    <a:stretch>
                      <a:fillRect/>
                    </a:stretch>
                  </pic:blipFill>
                  <pic:spPr>
                    <a:xfrm>
                      <a:off x="0" y="0"/>
                      <a:ext cx="4912995" cy="2994418"/>
                    </a:xfrm>
                    <a:prstGeom prst="rect">
                      <a:avLst/>
                    </a:prstGeom>
                    <a:noFill/>
                    <a:ln>
                      <a:noFill/>
                    </a:ln>
                  </pic:spPr>
                </pic:pic>
              </a:graphicData>
            </a:graphic>
          </wp:inline>
        </w:drawing>
      </w:r>
    </w:p>
    <w:p w14:paraId="58476983" w14:textId="77777777" w:rsidR="00A15CCB" w:rsidRDefault="00D976B0">
      <w:pPr>
        <w:tabs>
          <w:tab w:val="left" w:pos="452"/>
        </w:tabs>
        <w:spacing w:line="324" w:lineRule="auto"/>
        <w:jc w:val="center"/>
        <w:rPr>
          <w:sz w:val="24"/>
          <w:szCs w:val="24"/>
        </w:rPr>
      </w:pPr>
      <w:r>
        <w:rPr>
          <w:rFonts w:hint="eastAsia"/>
          <w:sz w:val="24"/>
          <w:szCs w:val="24"/>
        </w:rPr>
        <w:t>图</w:t>
      </w:r>
      <w:r>
        <w:rPr>
          <w:sz w:val="24"/>
          <w:szCs w:val="24"/>
        </w:rPr>
        <w:t>8</w:t>
      </w:r>
      <w:r>
        <w:rPr>
          <w:rFonts w:hint="eastAsia"/>
          <w:sz w:val="24"/>
          <w:szCs w:val="24"/>
        </w:rPr>
        <w:t xml:space="preserve">. </w:t>
      </w:r>
      <w:r>
        <w:rPr>
          <w:rFonts w:hint="eastAsia"/>
          <w:sz w:val="24"/>
          <w:szCs w:val="24"/>
        </w:rPr>
        <w:t>系统硬件框图</w:t>
      </w:r>
    </w:p>
    <w:p w14:paraId="46A79EDB" w14:textId="77777777" w:rsidR="00A15CCB" w:rsidRDefault="00A15CCB">
      <w:pPr>
        <w:tabs>
          <w:tab w:val="left" w:pos="452"/>
        </w:tabs>
        <w:spacing w:line="324" w:lineRule="auto"/>
      </w:pPr>
    </w:p>
    <w:p w14:paraId="2786105A" w14:textId="77777777" w:rsidR="00A15CCB" w:rsidRDefault="00D976B0">
      <w:pPr>
        <w:tabs>
          <w:tab w:val="left" w:pos="452"/>
        </w:tabs>
        <w:spacing w:line="324" w:lineRule="auto"/>
        <w:rPr>
          <w:sz w:val="24"/>
          <w:szCs w:val="24"/>
        </w:rPr>
      </w:pPr>
      <w:r>
        <w:rPr>
          <w:rFonts w:hint="eastAsia"/>
        </w:rPr>
        <w:tab/>
      </w:r>
      <w:r>
        <w:rPr>
          <w:rFonts w:hint="eastAsia"/>
          <w:sz w:val="24"/>
          <w:szCs w:val="24"/>
        </w:rPr>
        <w:t>整个新增系统由数个可灵活扩展的模块组成，如</w:t>
      </w:r>
      <w:r>
        <w:rPr>
          <w:rFonts w:hint="eastAsia"/>
          <w:sz w:val="24"/>
          <w:szCs w:val="24"/>
        </w:rPr>
        <w:t>FPGA</w:t>
      </w:r>
      <w:r>
        <w:rPr>
          <w:rFonts w:hint="eastAsia"/>
          <w:sz w:val="24"/>
          <w:szCs w:val="24"/>
        </w:rPr>
        <w:t>预处理模块、</w:t>
      </w:r>
      <w:r>
        <w:rPr>
          <w:rFonts w:hint="eastAsia"/>
          <w:sz w:val="24"/>
          <w:szCs w:val="24"/>
        </w:rPr>
        <w:t>SRIO</w:t>
      </w:r>
      <w:r>
        <w:rPr>
          <w:rFonts w:hint="eastAsia"/>
          <w:sz w:val="24"/>
          <w:szCs w:val="24"/>
        </w:rPr>
        <w:t>交换模块、</w:t>
      </w:r>
      <w:r>
        <w:rPr>
          <w:rFonts w:hint="eastAsia"/>
          <w:sz w:val="24"/>
          <w:szCs w:val="24"/>
        </w:rPr>
        <w:t>GPU</w:t>
      </w:r>
      <w:r>
        <w:rPr>
          <w:rFonts w:hint="eastAsia"/>
          <w:sz w:val="24"/>
          <w:szCs w:val="24"/>
        </w:rPr>
        <w:t>计算模块、存储模块及配套软件、算法组成。</w:t>
      </w:r>
      <w:r>
        <w:rPr>
          <w:rFonts w:hint="eastAsia"/>
          <w:sz w:val="24"/>
          <w:szCs w:val="24"/>
        </w:rPr>
        <w:t>FPGA</w:t>
      </w:r>
      <w:r>
        <w:rPr>
          <w:rFonts w:hint="eastAsia"/>
          <w:sz w:val="24"/>
          <w:szCs w:val="24"/>
        </w:rPr>
        <w:t>模块采用自动化所自主设计的</w:t>
      </w:r>
      <w:r>
        <w:rPr>
          <w:rFonts w:hint="eastAsia"/>
          <w:sz w:val="24"/>
          <w:szCs w:val="24"/>
        </w:rPr>
        <w:t>GD2FPGA</w:t>
      </w:r>
      <w:r>
        <w:rPr>
          <w:rFonts w:hint="eastAsia"/>
          <w:sz w:val="24"/>
          <w:szCs w:val="24"/>
        </w:rPr>
        <w:t>平台如下图，可进行多波束合成处理。数据传输到</w:t>
      </w:r>
      <w:r>
        <w:rPr>
          <w:rFonts w:hint="eastAsia"/>
          <w:sz w:val="24"/>
          <w:szCs w:val="24"/>
        </w:rPr>
        <w:t>GPU</w:t>
      </w:r>
      <w:r>
        <w:rPr>
          <w:rFonts w:hint="eastAsia"/>
          <w:sz w:val="24"/>
          <w:szCs w:val="24"/>
        </w:rPr>
        <w:t>计算模块可进行实时消色散等操作，最终数据存入存储阵列。</w:t>
      </w:r>
    </w:p>
    <w:p w14:paraId="5D2E0989" w14:textId="77777777" w:rsidR="00A15CCB" w:rsidRDefault="00D976B0">
      <w:pPr>
        <w:tabs>
          <w:tab w:val="left" w:pos="452"/>
        </w:tabs>
        <w:spacing w:line="324" w:lineRule="auto"/>
        <w:jc w:val="center"/>
        <w:rPr>
          <w:sz w:val="24"/>
          <w:szCs w:val="24"/>
        </w:rPr>
      </w:pPr>
      <w:r>
        <w:rPr>
          <w:rFonts w:hint="eastAsia"/>
          <w:noProof/>
          <w:sz w:val="24"/>
          <w:szCs w:val="24"/>
        </w:rPr>
        <w:drawing>
          <wp:inline distT="0" distB="0" distL="0" distR="0" wp14:anchorId="7E866420" wp14:editId="04BC248D">
            <wp:extent cx="3557270" cy="1979295"/>
            <wp:effectExtent l="0" t="0" r="0" b="1905"/>
            <wp:docPr id="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7"/>
                    <pic:cNvPicPr>
                      <a:picLocks noChangeAspect="1" noChangeArrowheads="1"/>
                    </pic:cNvPicPr>
                  </pic:nvPicPr>
                  <pic:blipFill>
                    <a:blip r:embed="rId27"/>
                    <a:srcRect/>
                    <a:stretch>
                      <a:fillRect/>
                    </a:stretch>
                  </pic:blipFill>
                  <pic:spPr>
                    <a:xfrm>
                      <a:off x="0" y="0"/>
                      <a:ext cx="3557270" cy="1979295"/>
                    </a:xfrm>
                    <a:prstGeom prst="rect">
                      <a:avLst/>
                    </a:prstGeom>
                    <a:noFill/>
                    <a:ln>
                      <a:noFill/>
                    </a:ln>
                  </pic:spPr>
                </pic:pic>
              </a:graphicData>
            </a:graphic>
          </wp:inline>
        </w:drawing>
      </w:r>
    </w:p>
    <w:p w14:paraId="4A30B97D" w14:textId="77777777" w:rsidR="00A15CCB" w:rsidRDefault="00D976B0">
      <w:pPr>
        <w:tabs>
          <w:tab w:val="left" w:pos="452"/>
        </w:tabs>
        <w:spacing w:line="324" w:lineRule="auto"/>
        <w:jc w:val="center"/>
        <w:rPr>
          <w:sz w:val="24"/>
          <w:szCs w:val="24"/>
        </w:rPr>
      </w:pPr>
      <w:r>
        <w:rPr>
          <w:rFonts w:hint="eastAsia"/>
          <w:sz w:val="24"/>
          <w:szCs w:val="24"/>
        </w:rPr>
        <w:t>图</w:t>
      </w:r>
      <w:r>
        <w:rPr>
          <w:sz w:val="24"/>
          <w:szCs w:val="24"/>
        </w:rPr>
        <w:t>9</w:t>
      </w:r>
      <w:r>
        <w:rPr>
          <w:rFonts w:hint="eastAsia"/>
          <w:sz w:val="24"/>
          <w:szCs w:val="24"/>
        </w:rPr>
        <w:t>. GD2FPGA</w:t>
      </w:r>
      <w:r>
        <w:rPr>
          <w:rFonts w:hint="eastAsia"/>
          <w:sz w:val="24"/>
          <w:szCs w:val="24"/>
        </w:rPr>
        <w:t>样机实物照片</w:t>
      </w:r>
    </w:p>
    <w:p w14:paraId="4A48DFC1" w14:textId="77777777" w:rsidR="00A15CCB" w:rsidRDefault="00A15CCB">
      <w:pPr>
        <w:tabs>
          <w:tab w:val="left" w:pos="452"/>
        </w:tabs>
        <w:spacing w:line="324" w:lineRule="auto"/>
        <w:rPr>
          <w:sz w:val="24"/>
          <w:szCs w:val="24"/>
        </w:rPr>
      </w:pPr>
    </w:p>
    <w:p w14:paraId="68BCC5CE" w14:textId="77777777" w:rsidR="00A15CCB" w:rsidRDefault="00D976B0">
      <w:pPr>
        <w:tabs>
          <w:tab w:val="left" w:pos="452"/>
        </w:tabs>
        <w:spacing w:line="324" w:lineRule="auto"/>
        <w:rPr>
          <w:sz w:val="24"/>
          <w:szCs w:val="24"/>
        </w:rPr>
      </w:pPr>
      <w:r>
        <w:rPr>
          <w:rFonts w:hint="eastAsia"/>
          <w:sz w:val="24"/>
          <w:szCs w:val="24"/>
        </w:rPr>
        <w:tab/>
        <w:t>FPGA</w:t>
      </w:r>
      <w:r>
        <w:rPr>
          <w:rFonts w:hint="eastAsia"/>
          <w:sz w:val="24"/>
          <w:szCs w:val="24"/>
        </w:rPr>
        <w:t>板卡之间以及与</w:t>
      </w:r>
      <w:r>
        <w:rPr>
          <w:rFonts w:hint="eastAsia"/>
          <w:sz w:val="24"/>
          <w:szCs w:val="24"/>
        </w:rPr>
        <w:t>GPU</w:t>
      </w:r>
      <w:r>
        <w:rPr>
          <w:rFonts w:hint="eastAsia"/>
          <w:sz w:val="24"/>
          <w:szCs w:val="24"/>
        </w:rPr>
        <w:t>之间使用高速</w:t>
      </w:r>
      <w:r>
        <w:rPr>
          <w:sz w:val="24"/>
          <w:szCs w:val="24"/>
        </w:rPr>
        <w:t>SRIO</w:t>
      </w:r>
      <w:r>
        <w:rPr>
          <w:rFonts w:hint="eastAsia"/>
          <w:sz w:val="24"/>
          <w:szCs w:val="24"/>
        </w:rPr>
        <w:t>协议交换机（见下图）进行数据交换，不受其他低速数据交换的影响。该交换机单跳延时低于</w:t>
      </w:r>
      <w:r>
        <w:rPr>
          <w:rFonts w:hint="eastAsia"/>
          <w:sz w:val="24"/>
          <w:szCs w:val="24"/>
        </w:rPr>
        <w:t>50ns</w:t>
      </w:r>
      <w:r>
        <w:rPr>
          <w:rFonts w:hint="eastAsia"/>
          <w:sz w:val="24"/>
          <w:szCs w:val="24"/>
        </w:rPr>
        <w:t>，具有不丢包机制，并带有协议转换装置，可直接从外部读入高速的万兆以太网数据，或其他计算结点传来的同协议数据。</w:t>
      </w:r>
    </w:p>
    <w:p w14:paraId="2CFD4FBF" w14:textId="77777777" w:rsidR="00A15CCB" w:rsidRDefault="00A15CCB">
      <w:pPr>
        <w:tabs>
          <w:tab w:val="left" w:pos="452"/>
        </w:tabs>
        <w:spacing w:line="324" w:lineRule="auto"/>
        <w:rPr>
          <w:sz w:val="24"/>
          <w:szCs w:val="24"/>
        </w:rPr>
      </w:pPr>
    </w:p>
    <w:p w14:paraId="0CE9190C" w14:textId="77777777" w:rsidR="00A15CCB" w:rsidRDefault="00D976B0">
      <w:pPr>
        <w:tabs>
          <w:tab w:val="left" w:pos="720"/>
        </w:tabs>
        <w:spacing w:line="324" w:lineRule="auto"/>
        <w:jc w:val="center"/>
        <w:rPr>
          <w:sz w:val="24"/>
          <w:szCs w:val="24"/>
        </w:rPr>
      </w:pPr>
      <w:r>
        <w:rPr>
          <w:rFonts w:hint="eastAsia"/>
          <w:noProof/>
          <w:sz w:val="24"/>
        </w:rPr>
        <w:lastRenderedPageBreak/>
        <w:drawing>
          <wp:inline distT="0" distB="0" distL="0" distR="0" wp14:anchorId="40D2F1B1" wp14:editId="778EDD2D">
            <wp:extent cx="3516630" cy="2884170"/>
            <wp:effectExtent l="0" t="0" r="0" b="11430"/>
            <wp:docPr id="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8"/>
                    <pic:cNvPicPr>
                      <a:picLocks noChangeAspect="1" noChangeArrowheads="1"/>
                    </pic:cNvPicPr>
                  </pic:nvPicPr>
                  <pic:blipFill>
                    <a:blip r:embed="rId28"/>
                    <a:srcRect/>
                    <a:stretch>
                      <a:fillRect/>
                    </a:stretch>
                  </pic:blipFill>
                  <pic:spPr>
                    <a:xfrm>
                      <a:off x="0" y="0"/>
                      <a:ext cx="3516630" cy="2884170"/>
                    </a:xfrm>
                    <a:prstGeom prst="rect">
                      <a:avLst/>
                    </a:prstGeom>
                    <a:noFill/>
                    <a:ln>
                      <a:noFill/>
                    </a:ln>
                  </pic:spPr>
                </pic:pic>
              </a:graphicData>
            </a:graphic>
          </wp:inline>
        </w:drawing>
      </w:r>
    </w:p>
    <w:p w14:paraId="65729FD9" w14:textId="77777777" w:rsidR="00A15CCB" w:rsidRDefault="00D976B0">
      <w:pPr>
        <w:tabs>
          <w:tab w:val="left" w:pos="720"/>
        </w:tabs>
        <w:spacing w:line="324" w:lineRule="auto"/>
        <w:jc w:val="center"/>
        <w:rPr>
          <w:sz w:val="24"/>
          <w:szCs w:val="24"/>
        </w:rPr>
      </w:pPr>
      <w:r>
        <w:rPr>
          <w:rFonts w:hint="eastAsia"/>
          <w:sz w:val="24"/>
          <w:szCs w:val="24"/>
        </w:rPr>
        <w:t>图</w:t>
      </w:r>
      <w:r>
        <w:rPr>
          <w:sz w:val="24"/>
          <w:szCs w:val="24"/>
        </w:rPr>
        <w:t>10</w:t>
      </w:r>
      <w:r>
        <w:rPr>
          <w:rFonts w:hint="eastAsia"/>
          <w:sz w:val="24"/>
          <w:szCs w:val="24"/>
        </w:rPr>
        <w:t xml:space="preserve">. </w:t>
      </w:r>
      <w:r>
        <w:rPr>
          <w:rFonts w:hint="eastAsia"/>
          <w:sz w:val="24"/>
          <w:szCs w:val="24"/>
        </w:rPr>
        <w:t>高速</w:t>
      </w:r>
      <w:r>
        <w:rPr>
          <w:sz w:val="24"/>
          <w:szCs w:val="24"/>
        </w:rPr>
        <w:t>SRIO</w:t>
      </w:r>
      <w:r>
        <w:rPr>
          <w:rFonts w:hint="eastAsia"/>
          <w:sz w:val="24"/>
          <w:szCs w:val="24"/>
        </w:rPr>
        <w:t>数据交换机样机实物照片（自动化所研制）</w:t>
      </w:r>
    </w:p>
    <w:p w14:paraId="796B3466" w14:textId="77777777" w:rsidR="00A15CCB" w:rsidRDefault="00A15CCB">
      <w:pPr>
        <w:tabs>
          <w:tab w:val="left" w:pos="452"/>
        </w:tabs>
        <w:spacing w:line="324" w:lineRule="auto"/>
        <w:rPr>
          <w:sz w:val="24"/>
          <w:szCs w:val="24"/>
        </w:rPr>
      </w:pPr>
    </w:p>
    <w:p w14:paraId="20C634D4" w14:textId="77777777" w:rsidR="00A15CCB" w:rsidRDefault="00D976B0">
      <w:pPr>
        <w:adjustRightInd/>
        <w:spacing w:line="360" w:lineRule="auto"/>
        <w:textAlignment w:val="auto"/>
        <w:rPr>
          <w:sz w:val="24"/>
          <w:szCs w:val="24"/>
        </w:rPr>
      </w:pPr>
      <w:r>
        <w:rPr>
          <w:sz w:val="24"/>
          <w:szCs w:val="24"/>
        </w:rPr>
        <w:tab/>
      </w:r>
      <w:r>
        <w:rPr>
          <w:rFonts w:hint="eastAsia"/>
          <w:sz w:val="24"/>
          <w:szCs w:val="24"/>
        </w:rPr>
        <w:t xml:space="preserve"> GPU</w:t>
      </w:r>
      <w:r>
        <w:rPr>
          <w:rFonts w:hint="eastAsia"/>
          <w:sz w:val="24"/>
          <w:szCs w:val="24"/>
        </w:rPr>
        <w:t>服务器使用协议转换板（如下图）与</w:t>
      </w:r>
      <w:r>
        <w:rPr>
          <w:rFonts w:hint="eastAsia"/>
          <w:sz w:val="24"/>
          <w:szCs w:val="24"/>
        </w:rPr>
        <w:t>SRIO</w:t>
      </w:r>
      <w:r>
        <w:rPr>
          <w:rFonts w:hint="eastAsia"/>
          <w:sz w:val="24"/>
          <w:szCs w:val="24"/>
        </w:rPr>
        <w:t>交换机的数据进行交换，该协议转换板卡与服务器交换时间在</w:t>
      </w:r>
      <w:r>
        <w:rPr>
          <w:rFonts w:hint="eastAsia"/>
          <w:sz w:val="24"/>
          <w:szCs w:val="24"/>
        </w:rPr>
        <w:t>10ms</w:t>
      </w:r>
      <w:r>
        <w:rPr>
          <w:rFonts w:hint="eastAsia"/>
          <w:sz w:val="24"/>
          <w:szCs w:val="24"/>
        </w:rPr>
        <w:t>级，高于一般商用接口卡，可更好的提高数据处理实时性。</w:t>
      </w:r>
    </w:p>
    <w:p w14:paraId="6EE56195" w14:textId="77777777" w:rsidR="00A15CCB" w:rsidRDefault="00A15CCB">
      <w:pPr>
        <w:adjustRightInd/>
        <w:spacing w:line="360" w:lineRule="auto"/>
        <w:textAlignment w:val="auto"/>
        <w:rPr>
          <w:sz w:val="24"/>
          <w:szCs w:val="24"/>
        </w:rPr>
      </w:pPr>
    </w:p>
    <w:p w14:paraId="70DD96A6" w14:textId="77777777" w:rsidR="00A15CCB" w:rsidRDefault="00D976B0">
      <w:pPr>
        <w:jc w:val="center"/>
        <w:rPr>
          <w:sz w:val="24"/>
        </w:rPr>
      </w:pPr>
      <w:r>
        <w:rPr>
          <w:noProof/>
          <w:sz w:val="24"/>
        </w:rPr>
        <w:drawing>
          <wp:inline distT="0" distB="0" distL="0" distR="0" wp14:anchorId="3EC80B4C" wp14:editId="1B663781">
            <wp:extent cx="2512060" cy="13061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9" cstate="screen"/>
                    <a:srcRect/>
                    <a:stretch>
                      <a:fillRect/>
                    </a:stretch>
                  </pic:blipFill>
                  <pic:spPr>
                    <a:xfrm>
                      <a:off x="0" y="0"/>
                      <a:ext cx="2512060" cy="1306195"/>
                    </a:xfrm>
                    <a:prstGeom prst="rect">
                      <a:avLst/>
                    </a:prstGeom>
                    <a:noFill/>
                    <a:ln>
                      <a:noFill/>
                    </a:ln>
                  </pic:spPr>
                </pic:pic>
              </a:graphicData>
            </a:graphic>
          </wp:inline>
        </w:drawing>
      </w:r>
      <w:r>
        <w:rPr>
          <w:noProof/>
          <w:sz w:val="24"/>
        </w:rPr>
        <w:drawing>
          <wp:inline distT="0" distB="0" distL="0" distR="0" wp14:anchorId="3B6C21FC" wp14:editId="3E609D62">
            <wp:extent cx="2743200" cy="12858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0" cstate="screen"/>
                    <a:srcRect/>
                    <a:stretch>
                      <a:fillRect/>
                    </a:stretch>
                  </pic:blipFill>
                  <pic:spPr>
                    <a:xfrm>
                      <a:off x="0" y="0"/>
                      <a:ext cx="2743200" cy="1285875"/>
                    </a:xfrm>
                    <a:prstGeom prst="rect">
                      <a:avLst/>
                    </a:prstGeom>
                    <a:noFill/>
                    <a:ln>
                      <a:noFill/>
                    </a:ln>
                  </pic:spPr>
                </pic:pic>
              </a:graphicData>
            </a:graphic>
          </wp:inline>
        </w:drawing>
      </w:r>
    </w:p>
    <w:p w14:paraId="7FE95284" w14:textId="77777777" w:rsidR="00A15CCB" w:rsidRDefault="00D976B0">
      <w:pPr>
        <w:adjustRightInd/>
        <w:spacing w:line="360" w:lineRule="auto"/>
        <w:ind w:firstLineChars="1200" w:firstLine="2880"/>
        <w:textAlignment w:val="auto"/>
      </w:pPr>
      <w:r>
        <w:rPr>
          <w:rFonts w:hint="eastAsia"/>
          <w:sz w:val="24"/>
          <w:szCs w:val="24"/>
        </w:rPr>
        <w:t>图</w:t>
      </w:r>
      <w:r>
        <w:rPr>
          <w:sz w:val="24"/>
          <w:szCs w:val="24"/>
        </w:rPr>
        <w:t>11</w:t>
      </w:r>
      <w:r>
        <w:rPr>
          <w:rFonts w:hint="eastAsia"/>
          <w:sz w:val="24"/>
          <w:szCs w:val="24"/>
        </w:rPr>
        <w:t xml:space="preserve">. </w:t>
      </w:r>
      <w:r>
        <w:rPr>
          <w:rFonts w:hint="eastAsia"/>
          <w:sz w:val="24"/>
          <w:szCs w:val="24"/>
        </w:rPr>
        <w:t>协议转换板样机实物照片（自动化所研制）</w:t>
      </w:r>
    </w:p>
    <w:p w14:paraId="350F87AB" w14:textId="77777777" w:rsidR="00A15CCB" w:rsidRDefault="00A15CCB">
      <w:pPr>
        <w:adjustRightInd/>
        <w:spacing w:line="360" w:lineRule="auto"/>
        <w:textAlignment w:val="auto"/>
      </w:pPr>
    </w:p>
    <w:p w14:paraId="2FD46C63" w14:textId="77777777" w:rsidR="00A15CCB" w:rsidRDefault="00D976B0">
      <w:pPr>
        <w:adjustRightInd/>
        <w:spacing w:line="360" w:lineRule="auto"/>
        <w:textAlignment w:val="auto"/>
      </w:pPr>
      <w:r>
        <w:rPr>
          <w:rFonts w:hint="eastAsia"/>
        </w:rPr>
        <w:t xml:space="preserve"> </w:t>
      </w:r>
    </w:p>
    <w:p w14:paraId="034ECD76" w14:textId="77777777" w:rsidR="00A15CCB" w:rsidRDefault="00D976B0">
      <w:pPr>
        <w:adjustRightInd/>
        <w:spacing w:line="500" w:lineRule="exact"/>
        <w:textAlignment w:val="auto"/>
        <w:rPr>
          <w:sz w:val="24"/>
        </w:rPr>
      </w:pPr>
      <w:r>
        <w:rPr>
          <w:sz w:val="24"/>
        </w:rPr>
        <w:t>（二）技术创新点，核心关键技术和解决方案；</w:t>
      </w:r>
    </w:p>
    <w:p w14:paraId="012CE3E4" w14:textId="77777777" w:rsidR="00A15CCB" w:rsidRDefault="00A15CCB">
      <w:pPr>
        <w:adjustRightInd/>
        <w:spacing w:line="500" w:lineRule="exact"/>
        <w:textAlignment w:val="auto"/>
        <w:rPr>
          <w:sz w:val="24"/>
        </w:rPr>
      </w:pPr>
    </w:p>
    <w:p w14:paraId="322F41E7" w14:textId="77777777" w:rsidR="00473A02" w:rsidRDefault="00D976B0">
      <w:pPr>
        <w:adjustRightInd/>
        <w:spacing w:line="360" w:lineRule="auto"/>
        <w:ind w:firstLineChars="200" w:firstLine="519"/>
        <w:textAlignment w:val="auto"/>
        <w:rPr>
          <w:b/>
          <w:sz w:val="24"/>
        </w:rPr>
      </w:pPr>
      <w:r>
        <w:rPr>
          <w:rFonts w:hint="eastAsia"/>
          <w:b/>
          <w:sz w:val="24"/>
        </w:rPr>
        <w:t>创新点：</w:t>
      </w:r>
    </w:p>
    <w:p w14:paraId="59FFFB80" w14:textId="77777777" w:rsidR="00A15CCB" w:rsidRDefault="00D976B0">
      <w:pPr>
        <w:pStyle w:val="10"/>
        <w:numPr>
          <w:ilvl w:val="0"/>
          <w:numId w:val="3"/>
        </w:numPr>
        <w:adjustRightInd/>
        <w:spacing w:line="360" w:lineRule="auto"/>
        <w:ind w:firstLineChars="0"/>
        <w:textAlignment w:val="auto"/>
        <w:rPr>
          <w:sz w:val="24"/>
        </w:rPr>
      </w:pPr>
      <w:r>
        <w:rPr>
          <w:rFonts w:hint="eastAsia"/>
          <w:sz w:val="24"/>
        </w:rPr>
        <w:t>瞄准最新科学前沿快速射电暴开展研究，充分利用阵列视场大、电磁环境安静的优势，进行变源搜索，有望发现大批快速射电暴等射电变源，并根据观测结果，研究快速射电暴的性质、起源、分布等，在解开快速射电暴之谜中做出重要贡献。</w:t>
      </w:r>
      <w:r w:rsidR="00B10447">
        <w:rPr>
          <w:rFonts w:hint="eastAsia"/>
          <w:sz w:val="24"/>
        </w:rPr>
        <w:t>这些搜寻也可以在引力波电磁对</w:t>
      </w:r>
      <w:r w:rsidR="00B10447">
        <w:rPr>
          <w:rFonts w:hint="eastAsia"/>
          <w:sz w:val="24"/>
        </w:rPr>
        <w:lastRenderedPageBreak/>
        <w:t>应体搜寻中发挥重要作用。</w:t>
      </w:r>
    </w:p>
    <w:p w14:paraId="4C603A39" w14:textId="77777777" w:rsidR="00A15CCB" w:rsidRDefault="00D976B0">
      <w:pPr>
        <w:pStyle w:val="10"/>
        <w:numPr>
          <w:ilvl w:val="0"/>
          <w:numId w:val="3"/>
        </w:numPr>
        <w:adjustRightInd/>
        <w:spacing w:line="360" w:lineRule="auto"/>
        <w:ind w:firstLineChars="0"/>
        <w:textAlignment w:val="auto"/>
        <w:rPr>
          <w:sz w:val="24"/>
        </w:rPr>
      </w:pPr>
      <w:r>
        <w:rPr>
          <w:rFonts w:hint="eastAsia"/>
          <w:sz w:val="24"/>
        </w:rPr>
        <w:t>面向未来更大规模的射电望远镜阵列后端系统，进行可拓展的模块化设计，克服数据传输瓶颈，实现大天区、高效率的多波束合成。使用空间傅里叶变换算法，实现高效率的阵列数字多波束合成，便于在超大规模的射电阵列上实现快速、大面积的巡天搜索和监视。</w:t>
      </w:r>
    </w:p>
    <w:p w14:paraId="22A68143" w14:textId="77777777" w:rsidR="00A15CCB" w:rsidRDefault="00D976B0">
      <w:pPr>
        <w:pStyle w:val="10"/>
        <w:numPr>
          <w:ilvl w:val="0"/>
          <w:numId w:val="3"/>
        </w:numPr>
        <w:adjustRightInd/>
        <w:spacing w:line="360" w:lineRule="auto"/>
        <w:ind w:firstLineChars="0"/>
        <w:textAlignment w:val="auto"/>
        <w:rPr>
          <w:sz w:val="24"/>
        </w:rPr>
      </w:pPr>
      <w:r>
        <w:rPr>
          <w:rFonts w:hint="eastAsia"/>
          <w:sz w:val="24"/>
        </w:rPr>
        <w:t>充分使用和发展前沿数字信号处理技术，进行创新设计，提高搜寻效率，减少算法复杂度。在时间</w:t>
      </w:r>
      <w:r>
        <w:rPr>
          <w:rFonts w:hint="eastAsia"/>
          <w:sz w:val="24"/>
        </w:rPr>
        <w:t>-</w:t>
      </w:r>
      <w:r>
        <w:rPr>
          <w:rFonts w:hint="eastAsia"/>
          <w:sz w:val="24"/>
        </w:rPr>
        <w:t>频域上运用</w:t>
      </w:r>
      <w:r>
        <w:rPr>
          <w:rFonts w:hint="eastAsia"/>
          <w:sz w:val="24"/>
        </w:rPr>
        <w:t>2</w:t>
      </w:r>
      <w:r>
        <w:rPr>
          <w:rFonts w:hint="eastAsia"/>
          <w:sz w:val="24"/>
        </w:rPr>
        <w:t>维</w:t>
      </w:r>
      <w:r>
        <w:rPr>
          <w:rFonts w:hint="eastAsia"/>
          <w:sz w:val="24"/>
        </w:rPr>
        <w:t>FFT</w:t>
      </w:r>
      <w:r>
        <w:rPr>
          <w:rFonts w:hint="eastAsia"/>
          <w:sz w:val="24"/>
        </w:rPr>
        <w:t>算法，有效去除</w:t>
      </w:r>
      <w:r>
        <w:rPr>
          <w:rFonts w:hint="eastAsia"/>
          <w:sz w:val="24"/>
        </w:rPr>
        <w:t>RFI</w:t>
      </w:r>
      <w:r>
        <w:rPr>
          <w:rFonts w:hint="eastAsia"/>
          <w:sz w:val="24"/>
        </w:rPr>
        <w:t>，实现高效率的消色散计算，完成大量高时间分辨率数据实时处理。</w:t>
      </w:r>
    </w:p>
    <w:p w14:paraId="68B9B809" w14:textId="77777777" w:rsidR="00A15CCB" w:rsidRDefault="00A15CCB">
      <w:pPr>
        <w:pStyle w:val="10"/>
        <w:adjustRightInd/>
        <w:spacing w:line="360" w:lineRule="auto"/>
        <w:ind w:left="1140" w:firstLineChars="0" w:firstLine="0"/>
        <w:textAlignment w:val="auto"/>
        <w:rPr>
          <w:sz w:val="24"/>
        </w:rPr>
      </w:pPr>
    </w:p>
    <w:p w14:paraId="37D62329" w14:textId="77777777" w:rsidR="00A15CCB" w:rsidRDefault="00D976B0">
      <w:pPr>
        <w:adjustRightInd/>
        <w:spacing w:line="360" w:lineRule="auto"/>
        <w:textAlignment w:val="auto"/>
        <w:rPr>
          <w:sz w:val="24"/>
        </w:rPr>
      </w:pPr>
      <w:r>
        <w:rPr>
          <w:rFonts w:hint="eastAsia"/>
          <w:b/>
          <w:sz w:val="24"/>
        </w:rPr>
        <w:tab/>
      </w:r>
      <w:r>
        <w:rPr>
          <w:rFonts w:hint="eastAsia"/>
          <w:b/>
          <w:sz w:val="24"/>
        </w:rPr>
        <w:t>关键技术：</w:t>
      </w:r>
      <w:r>
        <w:rPr>
          <w:rFonts w:hint="eastAsia"/>
          <w:sz w:val="24"/>
        </w:rPr>
        <w:t>大量数据的高速采集和实时处理，包括：异构实时计算系统架构设计、低延时高可靠性数据交换技术。</w:t>
      </w:r>
    </w:p>
    <w:p w14:paraId="2D0FB955" w14:textId="77777777" w:rsidR="00A15CCB" w:rsidRDefault="00D976B0">
      <w:pPr>
        <w:adjustRightInd/>
        <w:spacing w:line="360" w:lineRule="auto"/>
        <w:textAlignment w:val="auto"/>
        <w:rPr>
          <w:sz w:val="24"/>
        </w:rPr>
      </w:pPr>
      <w:r>
        <w:rPr>
          <w:rFonts w:hint="eastAsia"/>
          <w:b/>
          <w:sz w:val="24"/>
        </w:rPr>
        <w:tab/>
      </w:r>
      <w:r>
        <w:rPr>
          <w:rFonts w:hint="eastAsia"/>
          <w:b/>
          <w:sz w:val="24"/>
        </w:rPr>
        <w:t>解决方案：</w:t>
      </w:r>
      <w:r>
        <w:rPr>
          <w:rFonts w:hint="eastAsia"/>
          <w:sz w:val="24"/>
        </w:rPr>
        <w:t>软件上，通过模拟，先验证傅立叶变换快速多波束分成技术，和消色散、</w:t>
      </w:r>
      <w:r>
        <w:rPr>
          <w:rFonts w:hint="eastAsia"/>
          <w:sz w:val="24"/>
        </w:rPr>
        <w:t>FRB</w:t>
      </w:r>
      <w:r>
        <w:rPr>
          <w:rFonts w:hint="eastAsia"/>
          <w:sz w:val="24"/>
        </w:rPr>
        <w:t>搜寻等关键的算法；在硬件上，在已有系统的基础上，共用数据采集系统，拓展交换机，开发新的数字合成波束计算板卡，采用已有的高速数据传输系统，减少开发风险。</w:t>
      </w:r>
    </w:p>
    <w:p w14:paraId="4F45B8C3" w14:textId="77777777" w:rsidR="00A15CCB" w:rsidRDefault="00A15CCB">
      <w:pPr>
        <w:adjustRightInd/>
        <w:spacing w:line="360" w:lineRule="auto"/>
        <w:textAlignment w:val="auto"/>
        <w:rPr>
          <w:sz w:val="24"/>
        </w:rPr>
      </w:pPr>
    </w:p>
    <w:p w14:paraId="40CDE43C" w14:textId="77777777" w:rsidR="00A15CCB" w:rsidRDefault="00A15CCB">
      <w:pPr>
        <w:adjustRightInd/>
        <w:spacing w:line="500" w:lineRule="exact"/>
        <w:textAlignment w:val="auto"/>
        <w:rPr>
          <w:sz w:val="24"/>
        </w:rPr>
      </w:pPr>
    </w:p>
    <w:p w14:paraId="35B9B201" w14:textId="77777777" w:rsidR="00A15CCB" w:rsidRDefault="00D976B0">
      <w:pPr>
        <w:spacing w:line="500" w:lineRule="exact"/>
        <w:rPr>
          <w:sz w:val="24"/>
        </w:rPr>
      </w:pPr>
      <w:r>
        <w:rPr>
          <w:sz w:val="24"/>
        </w:rPr>
        <w:t>（三）验收指标</w:t>
      </w:r>
    </w:p>
    <w:p w14:paraId="2FEEB2E5" w14:textId="77777777" w:rsidR="00A15CCB" w:rsidRDefault="00D976B0">
      <w:pPr>
        <w:adjustRightInd/>
        <w:spacing w:line="500" w:lineRule="exact"/>
        <w:ind w:firstLine="425"/>
        <w:textAlignment w:val="auto"/>
        <w:rPr>
          <w:sz w:val="24"/>
        </w:rPr>
      </w:pPr>
      <w:r>
        <w:rPr>
          <w:sz w:val="24"/>
        </w:rPr>
        <w:t>1</w:t>
      </w:r>
      <w:r>
        <w:rPr>
          <w:sz w:val="24"/>
        </w:rPr>
        <w:t>、科研仪器设备的</w:t>
      </w:r>
      <w:r>
        <w:rPr>
          <w:rFonts w:hint="eastAsia"/>
          <w:sz w:val="24"/>
        </w:rPr>
        <w:t>主要性能</w:t>
      </w:r>
      <w:r>
        <w:rPr>
          <w:sz w:val="24"/>
        </w:rPr>
        <w:t>指标（包括国内外同类科研仪器设备的</w:t>
      </w:r>
      <w:r>
        <w:rPr>
          <w:rFonts w:hint="eastAsia"/>
          <w:sz w:val="24"/>
        </w:rPr>
        <w:t>主要</w:t>
      </w:r>
      <w:r>
        <w:rPr>
          <w:sz w:val="24"/>
        </w:rPr>
        <w:t>功能和</w:t>
      </w:r>
      <w:r>
        <w:rPr>
          <w:rFonts w:hint="eastAsia"/>
          <w:sz w:val="24"/>
        </w:rPr>
        <w:t>技术</w:t>
      </w:r>
      <w:r>
        <w:rPr>
          <w:sz w:val="24"/>
        </w:rPr>
        <w:t>参数列表对比）；</w:t>
      </w:r>
    </w:p>
    <w:p w14:paraId="7351CF8F" w14:textId="77777777" w:rsidR="00A15CCB" w:rsidRDefault="00D976B0">
      <w:pPr>
        <w:adjustRightInd/>
        <w:spacing w:line="360" w:lineRule="auto"/>
        <w:ind w:firstLine="425"/>
        <w:textAlignment w:val="auto"/>
      </w:pPr>
      <w:r>
        <w:rPr>
          <w:rFonts w:hint="eastAsia"/>
        </w:rPr>
        <w:t>（</w:t>
      </w:r>
      <w:r>
        <w:rPr>
          <w:rFonts w:hint="eastAsia"/>
        </w:rPr>
        <w:t>1</w:t>
      </w:r>
      <w:r>
        <w:rPr>
          <w:rFonts w:hint="eastAsia"/>
        </w:rPr>
        <w:t>）同时刻可以形成</w:t>
      </w:r>
      <w:r>
        <w:rPr>
          <w:rFonts w:hint="eastAsia"/>
        </w:rPr>
        <w:t>32</w:t>
      </w:r>
      <w:r>
        <w:rPr>
          <w:rFonts w:hint="eastAsia"/>
        </w:rPr>
        <w:t>个以上波束，最大可达</w:t>
      </w:r>
      <w:r>
        <w:rPr>
          <w:rFonts w:hint="eastAsia"/>
        </w:rPr>
        <w:t>96</w:t>
      </w:r>
      <w:r>
        <w:rPr>
          <w:rFonts w:hint="eastAsia"/>
        </w:rPr>
        <w:t>波束。</w:t>
      </w:r>
    </w:p>
    <w:p w14:paraId="24948F05" w14:textId="77777777" w:rsidR="00A15CCB" w:rsidRDefault="00D976B0">
      <w:pPr>
        <w:adjustRightInd/>
        <w:spacing w:line="360" w:lineRule="auto"/>
        <w:ind w:firstLine="425"/>
        <w:textAlignment w:val="auto"/>
      </w:pPr>
      <w:r>
        <w:rPr>
          <w:rFonts w:hint="eastAsia"/>
        </w:rPr>
        <w:t>（</w:t>
      </w:r>
      <w:r>
        <w:rPr>
          <w:rFonts w:hint="eastAsia"/>
        </w:rPr>
        <w:t>2</w:t>
      </w:r>
      <w:r>
        <w:rPr>
          <w:rFonts w:hint="eastAsia"/>
        </w:rPr>
        <w:t>）</w:t>
      </w:r>
      <w:r>
        <w:rPr>
          <w:rFonts w:hint="eastAsia"/>
        </w:rPr>
        <w:t>100MHz</w:t>
      </w:r>
      <w:r>
        <w:rPr>
          <w:rFonts w:hint="eastAsia"/>
        </w:rPr>
        <w:t>带宽</w:t>
      </w:r>
    </w:p>
    <w:p w14:paraId="723F8635" w14:textId="77777777" w:rsidR="00A15CCB" w:rsidRDefault="00D976B0">
      <w:pPr>
        <w:adjustRightInd/>
        <w:spacing w:line="360" w:lineRule="auto"/>
        <w:ind w:firstLine="425"/>
        <w:textAlignment w:val="auto"/>
        <w:rPr>
          <w:rFonts w:eastAsiaTheme="minorEastAsia" w:hint="eastAsia"/>
          <w:color w:val="FF0000"/>
        </w:rPr>
      </w:pPr>
      <w:r>
        <w:rPr>
          <w:rFonts w:hint="eastAsia"/>
        </w:rPr>
        <w:t>（</w:t>
      </w:r>
      <w:r>
        <w:rPr>
          <w:rFonts w:hint="eastAsia"/>
        </w:rPr>
        <w:t>3</w:t>
      </w:r>
      <w:r>
        <w:rPr>
          <w:rFonts w:hint="eastAsia"/>
        </w:rPr>
        <w:t>）</w:t>
      </w:r>
      <w:r w:rsidR="005D1E7A">
        <w:rPr>
          <w:rFonts w:eastAsiaTheme="minorEastAsia" w:hint="eastAsia"/>
          <w:color w:val="FF0000"/>
        </w:rPr>
        <w:t>保存的备选事例数据时间分辨率小于</w:t>
      </w:r>
      <w:r w:rsidR="005D1E7A">
        <w:rPr>
          <w:rFonts w:eastAsiaTheme="minorEastAsia" w:hint="eastAsia"/>
          <w:color w:val="FF0000"/>
        </w:rPr>
        <w:t>0.</w:t>
      </w:r>
      <w:r w:rsidR="00A84509">
        <w:rPr>
          <w:rFonts w:eastAsiaTheme="minorEastAsia" w:hint="eastAsia"/>
          <w:color w:val="FF0000"/>
        </w:rPr>
        <w:t>05</w:t>
      </w:r>
      <w:r w:rsidR="005D1E7A">
        <w:rPr>
          <w:rFonts w:eastAsiaTheme="minorEastAsia" w:hint="eastAsia"/>
          <w:color w:val="FF0000"/>
        </w:rPr>
        <w:t>毫秒</w:t>
      </w:r>
    </w:p>
    <w:p w14:paraId="0A0CA5D4" w14:textId="77777777" w:rsidR="00473A02" w:rsidRPr="00473A02" w:rsidRDefault="00A84509">
      <w:pPr>
        <w:adjustRightInd/>
        <w:spacing w:line="360" w:lineRule="auto"/>
        <w:ind w:firstLineChars="150" w:firstLine="315"/>
        <w:textAlignment w:val="auto"/>
        <w:rPr>
          <w:rFonts w:eastAsiaTheme="minorEastAsia"/>
          <w:rPrChange w:id="82" w:author="Fengquan Wu" w:date="2017-06-21T10:20:00Z">
            <w:rPr/>
          </w:rPrChange>
        </w:rPr>
        <w:pPrChange w:id="83" w:author="Fengquan Wu" w:date="2017-06-22T23:49:00Z">
          <w:pPr>
            <w:adjustRightInd/>
            <w:spacing w:line="360" w:lineRule="auto"/>
            <w:ind w:firstLine="425"/>
            <w:textAlignment w:val="auto"/>
          </w:pPr>
        </w:pPrChange>
      </w:pPr>
      <w:r>
        <w:rPr>
          <w:rFonts w:eastAsiaTheme="minorEastAsia" w:hint="eastAsia"/>
          <w:color w:val="FF0000"/>
        </w:rPr>
        <w:t xml:space="preserve"> </w:t>
      </w:r>
      <w:r>
        <w:rPr>
          <w:rFonts w:eastAsiaTheme="minorEastAsia" w:hint="eastAsia"/>
          <w:color w:val="FF0000"/>
        </w:rPr>
        <w:t>（</w:t>
      </w:r>
      <w:r>
        <w:rPr>
          <w:rFonts w:eastAsiaTheme="minorEastAsia" w:hint="eastAsia"/>
          <w:color w:val="FF0000"/>
        </w:rPr>
        <w:t>4</w:t>
      </w:r>
      <w:r>
        <w:rPr>
          <w:rFonts w:eastAsiaTheme="minorEastAsia" w:hint="eastAsia"/>
          <w:color w:val="FF0000"/>
        </w:rPr>
        <w:t>）搜索的色散量范围</w:t>
      </w:r>
      <w:r>
        <w:rPr>
          <w:rFonts w:eastAsiaTheme="minorEastAsia" w:hint="eastAsia"/>
          <w:color w:val="FF0000"/>
        </w:rPr>
        <w:t>0-2000</w:t>
      </w:r>
      <w:r w:rsidR="00271D13">
        <w:rPr>
          <w:rFonts w:eastAsiaTheme="minorEastAsia" w:hint="eastAsia"/>
          <w:color w:val="FF0000"/>
        </w:rPr>
        <w:t>？？</w:t>
      </w:r>
    </w:p>
    <w:tbl>
      <w:tblPr>
        <w:tblW w:w="8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9"/>
        <w:gridCol w:w="1699"/>
        <w:gridCol w:w="1699"/>
        <w:gridCol w:w="1699"/>
        <w:gridCol w:w="1699"/>
      </w:tblGrid>
      <w:tr w:rsidR="00A15CCB" w14:paraId="5C58251B" w14:textId="77777777">
        <w:trPr>
          <w:jc w:val="center"/>
        </w:trPr>
        <w:tc>
          <w:tcPr>
            <w:tcW w:w="1699" w:type="dxa"/>
            <w:tcBorders>
              <w:tl2br w:val="single" w:sz="4" w:space="0" w:color="auto"/>
            </w:tcBorders>
          </w:tcPr>
          <w:p w14:paraId="2242722F" w14:textId="77777777" w:rsidR="00A15CCB" w:rsidRDefault="00A15CCB">
            <w:pPr>
              <w:adjustRightInd/>
              <w:spacing w:line="240" w:lineRule="auto"/>
              <w:jc w:val="right"/>
              <w:textAlignment w:val="auto"/>
              <w:rPr>
                <w:sz w:val="16"/>
                <w:szCs w:val="16"/>
              </w:rPr>
            </w:pPr>
          </w:p>
          <w:p w14:paraId="6A234971" w14:textId="77777777" w:rsidR="00A15CCB" w:rsidRDefault="00D976B0">
            <w:pPr>
              <w:adjustRightInd/>
              <w:spacing w:line="240" w:lineRule="auto"/>
              <w:jc w:val="right"/>
              <w:textAlignment w:val="auto"/>
              <w:rPr>
                <w:sz w:val="18"/>
                <w:szCs w:val="18"/>
              </w:rPr>
            </w:pPr>
            <w:r>
              <w:rPr>
                <w:rFonts w:hint="eastAsia"/>
                <w:sz w:val="18"/>
                <w:szCs w:val="18"/>
              </w:rPr>
              <w:t>干涉阵列</w:t>
            </w:r>
          </w:p>
          <w:p w14:paraId="66C5621E" w14:textId="77777777" w:rsidR="00A15CCB" w:rsidRDefault="00D976B0">
            <w:pPr>
              <w:adjustRightInd/>
              <w:spacing w:line="240" w:lineRule="auto"/>
              <w:jc w:val="left"/>
              <w:textAlignment w:val="auto"/>
              <w:rPr>
                <w:highlight w:val="darkBlue"/>
              </w:rPr>
            </w:pPr>
            <w:r>
              <w:rPr>
                <w:rFonts w:hint="eastAsia"/>
                <w:sz w:val="18"/>
                <w:szCs w:val="18"/>
              </w:rPr>
              <w:t>性能指标</w:t>
            </w:r>
          </w:p>
        </w:tc>
        <w:tc>
          <w:tcPr>
            <w:tcW w:w="1699" w:type="dxa"/>
            <w:vAlign w:val="center"/>
          </w:tcPr>
          <w:p w14:paraId="3D521295" w14:textId="77777777" w:rsidR="00A15CCB" w:rsidRDefault="00A15CCB">
            <w:pPr>
              <w:adjustRightInd/>
              <w:spacing w:line="360" w:lineRule="auto"/>
              <w:jc w:val="center"/>
              <w:textAlignment w:val="auto"/>
            </w:pPr>
          </w:p>
          <w:p w14:paraId="109FB75F" w14:textId="77777777" w:rsidR="00A15CCB" w:rsidRDefault="00D976B0">
            <w:pPr>
              <w:adjustRightInd/>
              <w:spacing w:line="360" w:lineRule="auto"/>
              <w:jc w:val="center"/>
              <w:textAlignment w:val="auto"/>
            </w:pPr>
            <w:r>
              <w:rPr>
                <w:rFonts w:hint="eastAsia"/>
              </w:rPr>
              <w:t>LOFAR(HBA)</w:t>
            </w:r>
          </w:p>
        </w:tc>
        <w:tc>
          <w:tcPr>
            <w:tcW w:w="1699" w:type="dxa"/>
            <w:vAlign w:val="center"/>
          </w:tcPr>
          <w:p w14:paraId="5A4A77CD" w14:textId="77777777" w:rsidR="00A15CCB" w:rsidRDefault="00A15CCB">
            <w:pPr>
              <w:adjustRightInd/>
              <w:spacing w:line="360" w:lineRule="auto"/>
              <w:jc w:val="center"/>
              <w:textAlignment w:val="auto"/>
            </w:pPr>
          </w:p>
          <w:p w14:paraId="75E2C777" w14:textId="77777777" w:rsidR="00A15CCB" w:rsidRDefault="00D976B0">
            <w:pPr>
              <w:adjustRightInd/>
              <w:spacing w:line="360" w:lineRule="auto"/>
              <w:jc w:val="center"/>
              <w:textAlignment w:val="auto"/>
            </w:pPr>
            <w:r>
              <w:rPr>
                <w:rFonts w:hint="eastAsia"/>
              </w:rPr>
              <w:t>MWA</w:t>
            </w:r>
          </w:p>
        </w:tc>
        <w:tc>
          <w:tcPr>
            <w:tcW w:w="1699" w:type="dxa"/>
            <w:vAlign w:val="center"/>
          </w:tcPr>
          <w:p w14:paraId="180B11D3" w14:textId="77777777" w:rsidR="00A15CCB" w:rsidRDefault="00A15CCB">
            <w:pPr>
              <w:adjustRightInd/>
              <w:spacing w:line="360" w:lineRule="auto"/>
              <w:jc w:val="center"/>
              <w:textAlignment w:val="auto"/>
            </w:pPr>
          </w:p>
          <w:p w14:paraId="7BB78D36" w14:textId="77777777" w:rsidR="00A15CCB" w:rsidRDefault="00D976B0">
            <w:pPr>
              <w:adjustRightInd/>
              <w:spacing w:line="360" w:lineRule="auto"/>
              <w:jc w:val="center"/>
              <w:textAlignment w:val="auto"/>
            </w:pPr>
            <w:r>
              <w:rPr>
                <w:rFonts w:hint="eastAsia"/>
              </w:rPr>
              <w:t>GMRT</w:t>
            </w:r>
          </w:p>
        </w:tc>
        <w:tc>
          <w:tcPr>
            <w:tcW w:w="1699" w:type="dxa"/>
            <w:vAlign w:val="center"/>
          </w:tcPr>
          <w:p w14:paraId="4BB14E59" w14:textId="77777777" w:rsidR="00A15CCB" w:rsidRDefault="00A15CCB">
            <w:pPr>
              <w:adjustRightInd/>
              <w:spacing w:line="360" w:lineRule="auto"/>
              <w:jc w:val="center"/>
              <w:textAlignment w:val="auto"/>
            </w:pPr>
          </w:p>
          <w:p w14:paraId="6C177E60" w14:textId="77777777" w:rsidR="00A15CCB" w:rsidRDefault="00D976B0">
            <w:pPr>
              <w:adjustRightInd/>
              <w:spacing w:line="360" w:lineRule="auto"/>
              <w:jc w:val="center"/>
              <w:textAlignment w:val="auto"/>
            </w:pPr>
            <w:r>
              <w:rPr>
                <w:rFonts w:hint="eastAsia"/>
              </w:rPr>
              <w:t>天籁多波束</w:t>
            </w:r>
          </w:p>
        </w:tc>
      </w:tr>
      <w:tr w:rsidR="00A15CCB" w14:paraId="2EB408D4" w14:textId="77777777">
        <w:trPr>
          <w:jc w:val="center"/>
        </w:trPr>
        <w:tc>
          <w:tcPr>
            <w:tcW w:w="1699" w:type="dxa"/>
            <w:vAlign w:val="center"/>
          </w:tcPr>
          <w:p w14:paraId="3C945CF1" w14:textId="77777777" w:rsidR="00A15CCB" w:rsidRDefault="00D976B0">
            <w:pPr>
              <w:adjustRightInd/>
              <w:spacing w:line="360" w:lineRule="auto"/>
              <w:jc w:val="center"/>
              <w:textAlignment w:val="auto"/>
            </w:pPr>
            <w:r>
              <w:rPr>
                <w:rFonts w:hint="eastAsia"/>
              </w:rPr>
              <w:t>观测频率（</w:t>
            </w:r>
            <w:r>
              <w:rPr>
                <w:rFonts w:hint="eastAsia"/>
              </w:rPr>
              <w:t>MHz</w:t>
            </w:r>
            <w:r>
              <w:rPr>
                <w:rFonts w:hint="eastAsia"/>
              </w:rPr>
              <w:t>）</w:t>
            </w:r>
          </w:p>
        </w:tc>
        <w:tc>
          <w:tcPr>
            <w:tcW w:w="1699" w:type="dxa"/>
            <w:vAlign w:val="center"/>
          </w:tcPr>
          <w:p w14:paraId="22BE651E" w14:textId="77777777" w:rsidR="00A15CCB" w:rsidRDefault="00D976B0">
            <w:pPr>
              <w:adjustRightInd/>
              <w:spacing w:line="360" w:lineRule="auto"/>
              <w:jc w:val="center"/>
              <w:textAlignment w:val="auto"/>
            </w:pPr>
            <w:r>
              <w:rPr>
                <w:rFonts w:hint="eastAsia"/>
              </w:rPr>
              <w:t>120~240</w:t>
            </w:r>
          </w:p>
        </w:tc>
        <w:tc>
          <w:tcPr>
            <w:tcW w:w="1699" w:type="dxa"/>
            <w:vAlign w:val="center"/>
          </w:tcPr>
          <w:p w14:paraId="7D39E206" w14:textId="77777777" w:rsidR="00A15CCB" w:rsidRDefault="00D976B0">
            <w:pPr>
              <w:adjustRightInd/>
              <w:spacing w:line="360" w:lineRule="auto"/>
              <w:jc w:val="center"/>
              <w:textAlignment w:val="auto"/>
            </w:pPr>
            <w:r>
              <w:rPr>
                <w:rFonts w:hint="eastAsia"/>
              </w:rPr>
              <w:t>80~300</w:t>
            </w:r>
          </w:p>
        </w:tc>
        <w:tc>
          <w:tcPr>
            <w:tcW w:w="1699" w:type="dxa"/>
            <w:vAlign w:val="center"/>
          </w:tcPr>
          <w:p w14:paraId="30A0EDE0" w14:textId="77777777" w:rsidR="00A15CCB" w:rsidRDefault="00D976B0">
            <w:pPr>
              <w:adjustRightInd/>
              <w:spacing w:line="360" w:lineRule="auto"/>
              <w:jc w:val="center"/>
              <w:textAlignment w:val="auto"/>
            </w:pPr>
            <w:r>
              <w:rPr>
                <w:rFonts w:hint="eastAsia"/>
              </w:rPr>
              <w:t>150-1450</w:t>
            </w:r>
          </w:p>
        </w:tc>
        <w:tc>
          <w:tcPr>
            <w:tcW w:w="1699" w:type="dxa"/>
            <w:vAlign w:val="center"/>
          </w:tcPr>
          <w:p w14:paraId="28D28138" w14:textId="77777777" w:rsidR="00A15CCB" w:rsidRDefault="00D976B0">
            <w:pPr>
              <w:adjustRightInd/>
              <w:spacing w:line="360" w:lineRule="auto"/>
              <w:jc w:val="center"/>
              <w:textAlignment w:val="auto"/>
            </w:pPr>
            <w:r>
              <w:rPr>
                <w:rFonts w:hint="eastAsia"/>
              </w:rPr>
              <w:t>700~800</w:t>
            </w:r>
          </w:p>
        </w:tc>
      </w:tr>
      <w:tr w:rsidR="00A15CCB" w14:paraId="0B996B1B" w14:textId="77777777">
        <w:trPr>
          <w:trHeight w:val="562"/>
          <w:jc w:val="center"/>
        </w:trPr>
        <w:tc>
          <w:tcPr>
            <w:tcW w:w="1699" w:type="dxa"/>
            <w:vAlign w:val="center"/>
          </w:tcPr>
          <w:p w14:paraId="4BC36B6E" w14:textId="77777777" w:rsidR="00A15CCB" w:rsidRDefault="00D976B0">
            <w:pPr>
              <w:adjustRightInd/>
              <w:spacing w:line="360" w:lineRule="auto"/>
              <w:jc w:val="center"/>
              <w:textAlignment w:val="auto"/>
            </w:pPr>
            <w:r>
              <w:rPr>
                <w:rFonts w:hint="eastAsia"/>
              </w:rPr>
              <w:t>波束形成个数</w:t>
            </w:r>
          </w:p>
        </w:tc>
        <w:tc>
          <w:tcPr>
            <w:tcW w:w="1699" w:type="dxa"/>
            <w:vAlign w:val="center"/>
          </w:tcPr>
          <w:p w14:paraId="22FD4091" w14:textId="77777777" w:rsidR="00A15CCB" w:rsidRDefault="00D976B0">
            <w:pPr>
              <w:adjustRightInd/>
              <w:spacing w:line="360" w:lineRule="auto"/>
              <w:jc w:val="center"/>
              <w:textAlignment w:val="auto"/>
            </w:pPr>
            <w:r>
              <w:t xml:space="preserve">1 beam of 32 MHz </w:t>
            </w:r>
            <w:r>
              <w:rPr>
                <w:rFonts w:hint="eastAsia"/>
              </w:rPr>
              <w:t>bandwidth</w:t>
            </w:r>
          </w:p>
          <w:p w14:paraId="68A2B9D7" w14:textId="77777777" w:rsidR="00A15CCB" w:rsidRDefault="00D976B0">
            <w:pPr>
              <w:adjustRightInd/>
              <w:spacing w:line="360" w:lineRule="auto"/>
              <w:jc w:val="center"/>
              <w:textAlignment w:val="auto"/>
            </w:pPr>
            <w:r>
              <w:t xml:space="preserve">8 beams of 4 </w:t>
            </w:r>
            <w:r>
              <w:lastRenderedPageBreak/>
              <w:t xml:space="preserve">MHz </w:t>
            </w:r>
            <w:r>
              <w:cr/>
            </w:r>
            <w:r>
              <w:rPr>
                <w:rFonts w:hint="eastAsia"/>
              </w:rPr>
              <w:t>bandwith</w:t>
            </w:r>
          </w:p>
        </w:tc>
        <w:tc>
          <w:tcPr>
            <w:tcW w:w="1699" w:type="dxa"/>
            <w:vAlign w:val="center"/>
          </w:tcPr>
          <w:p w14:paraId="45C04BAA" w14:textId="77777777" w:rsidR="00A15CCB" w:rsidRDefault="00D976B0">
            <w:pPr>
              <w:adjustRightInd/>
              <w:spacing w:line="360" w:lineRule="auto"/>
              <w:jc w:val="center"/>
              <w:textAlignment w:val="auto"/>
            </w:pPr>
            <w:r>
              <w:rPr>
                <w:rFonts w:hint="eastAsia"/>
              </w:rPr>
              <w:lastRenderedPageBreak/>
              <w:t>16(32)</w:t>
            </w:r>
          </w:p>
        </w:tc>
        <w:tc>
          <w:tcPr>
            <w:tcW w:w="1699" w:type="dxa"/>
            <w:vAlign w:val="center"/>
          </w:tcPr>
          <w:p w14:paraId="7D239B6F" w14:textId="77777777" w:rsidR="00A15CCB" w:rsidRDefault="00D976B0">
            <w:pPr>
              <w:adjustRightInd/>
              <w:spacing w:line="360" w:lineRule="auto"/>
              <w:jc w:val="center"/>
              <w:textAlignment w:val="auto"/>
            </w:pPr>
            <w:r>
              <w:rPr>
                <w:rFonts w:hint="eastAsia"/>
              </w:rPr>
              <w:t>16</w:t>
            </w:r>
          </w:p>
        </w:tc>
        <w:tc>
          <w:tcPr>
            <w:tcW w:w="1699" w:type="dxa"/>
            <w:vAlign w:val="center"/>
          </w:tcPr>
          <w:p w14:paraId="5A0EF9FE" w14:textId="77777777" w:rsidR="00A15CCB" w:rsidRDefault="00D976B0">
            <w:pPr>
              <w:adjustRightInd/>
              <w:spacing w:line="360" w:lineRule="auto"/>
              <w:jc w:val="center"/>
              <w:textAlignment w:val="auto"/>
            </w:pPr>
            <w:r>
              <w:rPr>
                <w:rFonts w:hint="eastAsia"/>
              </w:rPr>
              <w:t>&gt;32</w:t>
            </w:r>
          </w:p>
        </w:tc>
      </w:tr>
      <w:tr w:rsidR="00A15CCB" w14:paraId="5E1DFACA" w14:textId="77777777">
        <w:trPr>
          <w:trHeight w:val="565"/>
          <w:jc w:val="center"/>
        </w:trPr>
        <w:tc>
          <w:tcPr>
            <w:tcW w:w="1699" w:type="dxa"/>
            <w:vAlign w:val="center"/>
          </w:tcPr>
          <w:p w14:paraId="17AE9885" w14:textId="77777777" w:rsidR="00A15CCB" w:rsidRDefault="00D976B0">
            <w:pPr>
              <w:adjustRightInd/>
              <w:spacing w:line="360" w:lineRule="auto"/>
              <w:jc w:val="center"/>
              <w:textAlignment w:val="auto"/>
            </w:pPr>
            <w:r>
              <w:rPr>
                <w:rFonts w:hint="eastAsia"/>
              </w:rPr>
              <w:lastRenderedPageBreak/>
              <w:t>时间分辨率</w:t>
            </w:r>
            <w:r>
              <w:rPr>
                <w:rFonts w:hint="eastAsia"/>
              </w:rPr>
              <w:t>(ms)</w:t>
            </w:r>
          </w:p>
        </w:tc>
        <w:tc>
          <w:tcPr>
            <w:tcW w:w="1699" w:type="dxa"/>
            <w:vAlign w:val="center"/>
          </w:tcPr>
          <w:p w14:paraId="201DD227" w14:textId="77777777" w:rsidR="00A15CCB" w:rsidRDefault="00D976B0">
            <w:pPr>
              <w:adjustRightInd/>
              <w:spacing w:line="360" w:lineRule="auto"/>
              <w:jc w:val="center"/>
              <w:textAlignment w:val="auto"/>
            </w:pPr>
            <w:r>
              <w:rPr>
                <w:rFonts w:hint="eastAsia"/>
              </w:rPr>
              <w:t>0.082~0.51</w:t>
            </w:r>
          </w:p>
        </w:tc>
        <w:tc>
          <w:tcPr>
            <w:tcW w:w="1699" w:type="dxa"/>
            <w:vAlign w:val="center"/>
          </w:tcPr>
          <w:p w14:paraId="3313DF9C" w14:textId="77777777" w:rsidR="00A15CCB" w:rsidRDefault="00D976B0">
            <w:pPr>
              <w:adjustRightInd/>
              <w:spacing w:line="360" w:lineRule="auto"/>
              <w:jc w:val="center"/>
              <w:textAlignment w:val="auto"/>
            </w:pPr>
            <w:r>
              <w:rPr>
                <w:rFonts w:hint="eastAsia"/>
              </w:rPr>
              <w:t>50</w:t>
            </w:r>
          </w:p>
        </w:tc>
        <w:tc>
          <w:tcPr>
            <w:tcW w:w="1699" w:type="dxa"/>
            <w:vAlign w:val="center"/>
          </w:tcPr>
          <w:p w14:paraId="1C763B6A" w14:textId="77777777" w:rsidR="00A15CCB" w:rsidRDefault="00D976B0">
            <w:pPr>
              <w:adjustRightInd/>
              <w:spacing w:line="360" w:lineRule="auto"/>
              <w:jc w:val="center"/>
              <w:textAlignment w:val="auto"/>
            </w:pPr>
            <w:r>
              <w:rPr>
                <w:rFonts w:hint="eastAsia"/>
              </w:rPr>
              <w:t>&gt;0.06</w:t>
            </w:r>
          </w:p>
        </w:tc>
        <w:tc>
          <w:tcPr>
            <w:tcW w:w="1699" w:type="dxa"/>
            <w:vAlign w:val="center"/>
          </w:tcPr>
          <w:p w14:paraId="7ED21FE1" w14:textId="77777777" w:rsidR="00A15CCB" w:rsidRDefault="00D976B0">
            <w:pPr>
              <w:adjustRightInd/>
              <w:spacing w:line="360" w:lineRule="auto"/>
              <w:jc w:val="center"/>
              <w:textAlignment w:val="auto"/>
            </w:pPr>
            <w:r>
              <w:rPr>
                <w:rFonts w:hint="eastAsia"/>
              </w:rPr>
              <w:t>&lt;</w:t>
            </w:r>
            <w:r w:rsidR="00A84509">
              <w:rPr>
                <w:rFonts w:hint="eastAsia"/>
              </w:rPr>
              <w:t>0.05</w:t>
            </w:r>
          </w:p>
        </w:tc>
      </w:tr>
      <w:tr w:rsidR="00A15CCB" w14:paraId="645C866B" w14:textId="77777777">
        <w:trPr>
          <w:jc w:val="center"/>
        </w:trPr>
        <w:tc>
          <w:tcPr>
            <w:tcW w:w="1699" w:type="dxa"/>
            <w:vAlign w:val="center"/>
          </w:tcPr>
          <w:p w14:paraId="3F2B018E" w14:textId="77777777" w:rsidR="00A15CCB" w:rsidRDefault="00D976B0">
            <w:pPr>
              <w:adjustRightInd/>
              <w:spacing w:line="300" w:lineRule="auto"/>
              <w:jc w:val="center"/>
              <w:textAlignment w:val="auto"/>
            </w:pPr>
            <w:r>
              <w:rPr>
                <w:rFonts w:hint="eastAsia"/>
              </w:rPr>
              <w:t>带宽</w:t>
            </w:r>
            <w:r>
              <w:rPr>
                <w:rFonts w:hint="eastAsia"/>
              </w:rPr>
              <w:t>(MHz)</w:t>
            </w:r>
          </w:p>
        </w:tc>
        <w:tc>
          <w:tcPr>
            <w:tcW w:w="1699" w:type="dxa"/>
            <w:vAlign w:val="center"/>
          </w:tcPr>
          <w:p w14:paraId="6FE78D2F" w14:textId="77777777" w:rsidR="00A15CCB" w:rsidRDefault="00D976B0">
            <w:pPr>
              <w:adjustRightInd/>
              <w:spacing w:line="360" w:lineRule="auto"/>
              <w:jc w:val="center"/>
              <w:textAlignment w:val="auto"/>
            </w:pPr>
            <w:r>
              <w:rPr>
                <w:rFonts w:hint="eastAsia"/>
              </w:rPr>
              <w:t>32</w:t>
            </w:r>
          </w:p>
        </w:tc>
        <w:tc>
          <w:tcPr>
            <w:tcW w:w="1699" w:type="dxa"/>
            <w:vAlign w:val="center"/>
          </w:tcPr>
          <w:p w14:paraId="212033CB" w14:textId="77777777" w:rsidR="00A15CCB" w:rsidRDefault="00D976B0">
            <w:pPr>
              <w:adjustRightInd/>
              <w:spacing w:line="360" w:lineRule="auto"/>
              <w:jc w:val="center"/>
              <w:textAlignment w:val="auto"/>
            </w:pPr>
            <w:r>
              <w:rPr>
                <w:rFonts w:hint="eastAsia"/>
              </w:rPr>
              <w:t>30.72</w:t>
            </w:r>
          </w:p>
        </w:tc>
        <w:tc>
          <w:tcPr>
            <w:tcW w:w="1699" w:type="dxa"/>
            <w:vAlign w:val="center"/>
          </w:tcPr>
          <w:p w14:paraId="6B6FC5FD" w14:textId="77777777" w:rsidR="00A15CCB" w:rsidRDefault="00D976B0">
            <w:pPr>
              <w:adjustRightInd/>
              <w:spacing w:line="360" w:lineRule="auto"/>
              <w:jc w:val="center"/>
              <w:textAlignment w:val="auto"/>
            </w:pPr>
            <w:r>
              <w:rPr>
                <w:rFonts w:hint="eastAsia"/>
              </w:rPr>
              <w:t>32</w:t>
            </w:r>
          </w:p>
        </w:tc>
        <w:tc>
          <w:tcPr>
            <w:tcW w:w="1699" w:type="dxa"/>
            <w:vAlign w:val="center"/>
          </w:tcPr>
          <w:p w14:paraId="3A0B738C" w14:textId="77777777" w:rsidR="00A15CCB" w:rsidRDefault="00D976B0">
            <w:pPr>
              <w:adjustRightInd/>
              <w:spacing w:line="360" w:lineRule="auto"/>
              <w:jc w:val="center"/>
              <w:textAlignment w:val="auto"/>
            </w:pPr>
            <w:r>
              <w:rPr>
                <w:rFonts w:hint="eastAsia"/>
              </w:rPr>
              <w:t>100</w:t>
            </w:r>
          </w:p>
        </w:tc>
      </w:tr>
    </w:tbl>
    <w:p w14:paraId="4C9D986D" w14:textId="77777777" w:rsidR="00A15CCB" w:rsidRDefault="00A15CCB">
      <w:pPr>
        <w:adjustRightInd/>
        <w:spacing w:line="500" w:lineRule="exact"/>
        <w:ind w:firstLine="425"/>
        <w:textAlignment w:val="auto"/>
        <w:rPr>
          <w:sz w:val="24"/>
        </w:rPr>
      </w:pPr>
    </w:p>
    <w:p w14:paraId="54ED7A78" w14:textId="77777777" w:rsidR="00A15CCB" w:rsidRDefault="00D976B0">
      <w:pPr>
        <w:adjustRightInd/>
        <w:spacing w:line="500" w:lineRule="exact"/>
        <w:ind w:firstLine="425"/>
        <w:textAlignment w:val="auto"/>
        <w:rPr>
          <w:sz w:val="24"/>
        </w:rPr>
      </w:pPr>
      <w:r>
        <w:rPr>
          <w:sz w:val="24"/>
        </w:rPr>
        <w:t>2</w:t>
      </w:r>
      <w:r>
        <w:rPr>
          <w:sz w:val="24"/>
        </w:rPr>
        <w:t>、科研仪器设备</w:t>
      </w:r>
      <w:r>
        <w:rPr>
          <w:rFonts w:hint="eastAsia"/>
          <w:sz w:val="24"/>
        </w:rPr>
        <w:t>的</w:t>
      </w:r>
      <w:r>
        <w:rPr>
          <w:sz w:val="24"/>
        </w:rPr>
        <w:t>应用考核指标（主要指科研仪器设备完成后对其应用进行考核的具体内容）；</w:t>
      </w:r>
    </w:p>
    <w:p w14:paraId="35802483" w14:textId="77777777" w:rsidR="00A15CCB" w:rsidRPr="00434579" w:rsidRDefault="00D976B0">
      <w:pPr>
        <w:adjustRightInd/>
        <w:spacing w:line="360" w:lineRule="auto"/>
        <w:ind w:firstLine="425"/>
        <w:textAlignment w:val="auto"/>
        <w:rPr>
          <w:rFonts w:eastAsiaTheme="minorEastAsia"/>
          <w:color w:val="FF0000"/>
          <w:sz w:val="24"/>
          <w:rPrChange w:id="84" w:author="Fengquan Wu" w:date="2017-06-21T10:26:00Z">
            <w:rPr>
              <w:color w:val="FF0000"/>
              <w:sz w:val="24"/>
            </w:rPr>
          </w:rPrChange>
        </w:rPr>
      </w:pPr>
      <w:r>
        <w:rPr>
          <w:rFonts w:hint="eastAsia"/>
          <w:sz w:val="24"/>
        </w:rPr>
        <w:t>设备调试完成后将开始多波束合成巡天计划，展开变源搜寻，搜寻天区大于</w:t>
      </w:r>
      <w:r>
        <w:rPr>
          <w:rFonts w:hint="eastAsia"/>
          <w:sz w:val="24"/>
        </w:rPr>
        <w:t>1</w:t>
      </w:r>
      <w:r>
        <w:rPr>
          <w:rFonts w:hint="eastAsia"/>
          <w:sz w:val="24"/>
        </w:rPr>
        <w:t>万平方度，年均搜寻时间</w:t>
      </w:r>
      <w:r>
        <w:rPr>
          <w:rFonts w:hint="eastAsia"/>
          <w:sz w:val="24"/>
        </w:rPr>
        <w:t>180</w:t>
      </w:r>
      <w:r>
        <w:rPr>
          <w:rFonts w:hint="eastAsia"/>
          <w:sz w:val="24"/>
        </w:rPr>
        <w:t>天。</w:t>
      </w:r>
      <w:ins w:id="85" w:author="Fengquan Wu" w:date="2017-06-21T10:27:00Z">
        <w:r w:rsidR="00434579">
          <w:rPr>
            <w:rFonts w:eastAsiaTheme="minorEastAsia" w:hint="eastAsia"/>
            <w:sz w:val="24"/>
          </w:rPr>
          <w:t>（</w:t>
        </w:r>
      </w:ins>
      <w:r>
        <w:rPr>
          <w:rFonts w:hint="eastAsia"/>
          <w:color w:val="FF0000"/>
          <w:sz w:val="24"/>
        </w:rPr>
        <w:t>可否提故障率指标</w:t>
      </w:r>
      <w:r w:rsidR="00A510A6">
        <w:rPr>
          <w:rFonts w:eastAsiaTheme="minorEastAsia" w:hint="eastAsia"/>
          <w:color w:val="FF0000"/>
          <w:sz w:val="24"/>
        </w:rPr>
        <w:t>？</w:t>
      </w:r>
      <w:ins w:id="86" w:author="Fengquan Wu" w:date="2017-06-21T10:27:00Z">
        <w:r w:rsidR="00434579">
          <w:rPr>
            <w:rFonts w:eastAsiaTheme="minorEastAsia" w:hint="eastAsia"/>
            <w:color w:val="FF0000"/>
            <w:sz w:val="24"/>
          </w:rPr>
          <w:t>）</w:t>
        </w:r>
      </w:ins>
    </w:p>
    <w:p w14:paraId="1005840B" w14:textId="77777777" w:rsidR="00A15CCB" w:rsidRDefault="00A15CCB">
      <w:pPr>
        <w:adjustRightInd/>
        <w:spacing w:line="500" w:lineRule="exact"/>
        <w:ind w:firstLine="425"/>
        <w:textAlignment w:val="auto"/>
        <w:rPr>
          <w:sz w:val="24"/>
        </w:rPr>
      </w:pPr>
    </w:p>
    <w:p w14:paraId="3EA7544A" w14:textId="77777777" w:rsidR="00A15CCB" w:rsidRDefault="00D976B0">
      <w:pPr>
        <w:adjustRightInd/>
        <w:spacing w:line="500" w:lineRule="exact"/>
        <w:ind w:firstLine="425"/>
        <w:textAlignment w:val="auto"/>
        <w:rPr>
          <w:sz w:val="24"/>
        </w:rPr>
      </w:pPr>
      <w:r>
        <w:rPr>
          <w:sz w:val="24"/>
        </w:rPr>
        <w:t>3</w:t>
      </w:r>
      <w:r>
        <w:rPr>
          <w:sz w:val="24"/>
        </w:rPr>
        <w:t>、科研仪器设备验收方案（说明对验收指标如何进行验收）；</w:t>
      </w:r>
    </w:p>
    <w:p w14:paraId="345980DC" w14:textId="77777777" w:rsidR="00A15CCB" w:rsidRDefault="00D976B0">
      <w:pPr>
        <w:adjustRightInd/>
        <w:spacing w:line="360" w:lineRule="auto"/>
        <w:ind w:firstLine="425"/>
        <w:textAlignment w:val="auto"/>
        <w:rPr>
          <w:sz w:val="24"/>
        </w:rPr>
      </w:pPr>
      <w:r>
        <w:rPr>
          <w:rFonts w:hint="eastAsia"/>
          <w:sz w:val="24"/>
        </w:rPr>
        <w:t>对设备进行出厂检验，各项指标进行测试，形成测试检验报告，然后由主管部门成立专家组组织评审会进行验收。</w:t>
      </w:r>
    </w:p>
    <w:p w14:paraId="68B159ED" w14:textId="77777777" w:rsidR="00A15CCB" w:rsidRDefault="00D976B0">
      <w:pPr>
        <w:adjustRightInd/>
        <w:spacing w:afterLines="100" w:after="240" w:line="500" w:lineRule="exact"/>
        <w:textAlignment w:val="auto"/>
        <w:rPr>
          <w:sz w:val="24"/>
        </w:rPr>
      </w:pPr>
      <w:r>
        <w:rPr>
          <w:sz w:val="24"/>
        </w:rPr>
        <w:t>（四）技术风险与不确定性分析，应对措施；</w:t>
      </w:r>
      <w:r>
        <w:rPr>
          <w:sz w:val="24"/>
        </w:rPr>
        <w:t> </w:t>
      </w:r>
    </w:p>
    <w:p w14:paraId="76D3C96A" w14:textId="77777777" w:rsidR="00A15CCB" w:rsidRDefault="002701E3">
      <w:pPr>
        <w:adjustRightInd/>
        <w:spacing w:line="480" w:lineRule="exact"/>
        <w:textAlignment w:val="auto"/>
        <w:rPr>
          <w:sz w:val="24"/>
        </w:rPr>
      </w:pPr>
      <w:ins w:id="87" w:author="X Chen" w:date="2017-06-22T21:59:00Z">
        <w:r>
          <w:rPr>
            <w:rFonts w:hint="eastAsia"/>
            <w:sz w:val="24"/>
          </w:rPr>
          <w:tab/>
        </w:r>
      </w:ins>
      <w:r w:rsidR="00D976B0">
        <w:rPr>
          <w:rFonts w:hint="eastAsia"/>
          <w:sz w:val="24"/>
        </w:rPr>
        <w:t>高速数字实时处理和高速数据传输是一个具有技术难度的工程项目，项目组开发相关设备时将采用在目前天籁项目关联器上通过检验的高速数字传输和数字计算板卡技术，尽可能地减少项目风险。另外，考虑到阵列天线单元较多，在系统设计和软件上采用容错设计，在有少量单元故障的情况下仍可保持系统运行。</w:t>
      </w:r>
    </w:p>
    <w:p w14:paraId="35E2CC10" w14:textId="77777777" w:rsidR="002701E3" w:rsidRDefault="002701E3">
      <w:pPr>
        <w:adjustRightInd/>
        <w:spacing w:line="480" w:lineRule="exact"/>
        <w:textAlignment w:val="auto"/>
        <w:rPr>
          <w:sz w:val="24"/>
        </w:rPr>
      </w:pPr>
      <w:r>
        <w:rPr>
          <w:rFonts w:hint="eastAsia"/>
          <w:sz w:val="24"/>
        </w:rPr>
        <w:tab/>
      </w:r>
      <w:r>
        <w:rPr>
          <w:rFonts w:hint="eastAsia"/>
          <w:sz w:val="24"/>
        </w:rPr>
        <w:t>系统的探测效率与</w:t>
      </w:r>
      <w:r w:rsidR="006E3714">
        <w:rPr>
          <w:rFonts w:hint="eastAsia"/>
          <w:sz w:val="24"/>
        </w:rPr>
        <w:t>快速射电暴本身的亮度、发生频率和频谱分布有关，也与</w:t>
      </w:r>
      <w:r>
        <w:rPr>
          <w:rFonts w:hint="eastAsia"/>
          <w:sz w:val="24"/>
        </w:rPr>
        <w:t>视场大小、波束增益、天线面积、系统温度高低、</w:t>
      </w:r>
      <w:r w:rsidR="006E3714">
        <w:rPr>
          <w:rFonts w:hint="eastAsia"/>
          <w:sz w:val="24"/>
        </w:rPr>
        <w:t>电磁干扰等系统参数和性能有关，此外消色散的具体方法和参数分布也影响系统性能。</w:t>
      </w:r>
      <w:r>
        <w:rPr>
          <w:rFonts w:hint="eastAsia"/>
          <w:sz w:val="24"/>
        </w:rPr>
        <w:t>目前快速射电暴的起源尚不清楚，已观测的也只有二十多个，</w:t>
      </w:r>
      <w:ins w:id="88" w:author="X Chen" w:date="2017-06-23T00:55:00Z">
        <w:r w:rsidR="00CD6B34">
          <w:rPr>
            <w:rFonts w:hint="eastAsia"/>
            <w:sz w:val="24"/>
          </w:rPr>
          <w:t>且主要是基于大型单天线的探测结果，</w:t>
        </w:r>
      </w:ins>
      <w:r>
        <w:rPr>
          <w:rFonts w:hint="eastAsia"/>
          <w:sz w:val="24"/>
        </w:rPr>
        <w:t>因此对可测快速射电暴的数量估计有可能不完全准确</w:t>
      </w:r>
      <w:r w:rsidR="006E3714">
        <w:rPr>
          <w:rFonts w:hint="eastAsia"/>
          <w:sz w:val="24"/>
        </w:rPr>
        <w:t>，所制订的探测方案中许多参数的最优值是不确定的</w:t>
      </w:r>
      <w:r>
        <w:rPr>
          <w:rFonts w:hint="eastAsia"/>
          <w:sz w:val="24"/>
        </w:rPr>
        <w:t>。我们将根据研究进展和实际测试的情况，优化</w:t>
      </w:r>
      <w:r w:rsidR="006E3714">
        <w:rPr>
          <w:rFonts w:hint="eastAsia"/>
          <w:sz w:val="24"/>
        </w:rPr>
        <w:t>波束形成和消色散方案</w:t>
      </w:r>
      <w:r>
        <w:rPr>
          <w:rFonts w:hint="eastAsia"/>
          <w:sz w:val="24"/>
        </w:rPr>
        <w:t>，提高探测效率。</w:t>
      </w:r>
    </w:p>
    <w:p w14:paraId="58BB52A9" w14:textId="77777777" w:rsidR="00A15CCB" w:rsidRDefault="00A15CCB">
      <w:pPr>
        <w:adjustRightInd/>
        <w:spacing w:afterLines="100" w:after="240" w:line="500" w:lineRule="exact"/>
        <w:textAlignment w:val="auto"/>
        <w:rPr>
          <w:sz w:val="24"/>
        </w:rPr>
      </w:pPr>
    </w:p>
    <w:p w14:paraId="255EF6DC" w14:textId="77777777" w:rsidR="00A15CCB" w:rsidRDefault="00D976B0">
      <w:pPr>
        <w:spacing w:afterLines="100" w:after="240" w:line="500" w:lineRule="exact"/>
        <w:outlineLvl w:val="0"/>
        <w:rPr>
          <w:sz w:val="28"/>
          <w:szCs w:val="28"/>
        </w:rPr>
      </w:pPr>
      <w:r>
        <w:rPr>
          <w:b/>
          <w:sz w:val="28"/>
          <w:szCs w:val="28"/>
        </w:rPr>
        <w:t>五、已有的研究基础和支撑条件</w:t>
      </w:r>
      <w:r>
        <w:rPr>
          <w:sz w:val="28"/>
          <w:szCs w:val="28"/>
        </w:rPr>
        <w:t>（已有研究基础应当与</w:t>
      </w:r>
      <w:r>
        <w:rPr>
          <w:rFonts w:hint="eastAsia"/>
          <w:sz w:val="28"/>
          <w:szCs w:val="28"/>
        </w:rPr>
        <w:t>本</w:t>
      </w:r>
      <w:r>
        <w:rPr>
          <w:sz w:val="28"/>
          <w:szCs w:val="28"/>
        </w:rPr>
        <w:t>项目涉及到的技术密切相关，支撑条件应当保证可以落实）</w:t>
      </w:r>
    </w:p>
    <w:p w14:paraId="47312B1D" w14:textId="77777777" w:rsidR="00A15CCB" w:rsidRDefault="00D976B0">
      <w:pPr>
        <w:adjustRightInd/>
        <w:spacing w:line="360" w:lineRule="auto"/>
        <w:ind w:firstLineChars="250" w:firstLine="600"/>
        <w:textAlignment w:val="auto"/>
        <w:rPr>
          <w:sz w:val="24"/>
        </w:rPr>
      </w:pPr>
      <w:r>
        <w:rPr>
          <w:rFonts w:hint="eastAsia"/>
          <w:sz w:val="24"/>
        </w:rPr>
        <w:lastRenderedPageBreak/>
        <w:t>中国科学院国家天文台成立于</w:t>
      </w:r>
      <w:r>
        <w:rPr>
          <w:rFonts w:hint="eastAsia"/>
          <w:sz w:val="24"/>
        </w:rPr>
        <w:t>2001</w:t>
      </w:r>
      <w:r>
        <w:rPr>
          <w:rFonts w:hint="eastAsia"/>
          <w:sz w:val="24"/>
        </w:rPr>
        <w:t>年</w:t>
      </w:r>
      <w:r>
        <w:rPr>
          <w:rFonts w:hint="eastAsia"/>
          <w:sz w:val="24"/>
        </w:rPr>
        <w:t>4</w:t>
      </w:r>
      <w:r>
        <w:rPr>
          <w:rFonts w:hint="eastAsia"/>
          <w:sz w:val="24"/>
        </w:rPr>
        <w:t>月，系由中国科学院天文领域原四台三站一中心撤并整合而成，包括总部及</w:t>
      </w:r>
      <w:r>
        <w:rPr>
          <w:rFonts w:hint="eastAsia"/>
          <w:sz w:val="24"/>
        </w:rPr>
        <w:t>4</w:t>
      </w:r>
      <w:r>
        <w:rPr>
          <w:rFonts w:hint="eastAsia"/>
          <w:sz w:val="24"/>
        </w:rPr>
        <w:t>个直属单位，总部设在北京，主要从事天文观测和理论以及天文高技术研究，并统筹中国天文学科发展布局、大中型观测设备运行和承担国家大科学工程建设项目，负责科研工作的宏观协调、优化资源和人才配置等。具体承担本项研究的国家天文台宇宙暗物质暗能量研究团组现有杰青一人，百人计划三人，副研究员三人，工程师一人。</w:t>
      </w:r>
    </w:p>
    <w:p w14:paraId="444FE588" w14:textId="77777777" w:rsidR="00A15CCB" w:rsidRDefault="00D976B0">
      <w:pPr>
        <w:adjustRightInd/>
        <w:spacing w:line="360" w:lineRule="auto"/>
        <w:ind w:firstLineChars="250" w:firstLine="600"/>
        <w:textAlignment w:val="auto"/>
        <w:rPr>
          <w:sz w:val="24"/>
        </w:rPr>
      </w:pPr>
      <w:r>
        <w:rPr>
          <w:rFonts w:hint="eastAsia"/>
          <w:sz w:val="24"/>
        </w:rPr>
        <w:t>自</w:t>
      </w:r>
      <w:r>
        <w:rPr>
          <w:rFonts w:hint="eastAsia"/>
          <w:sz w:val="24"/>
        </w:rPr>
        <w:t>2010</w:t>
      </w:r>
      <w:r>
        <w:rPr>
          <w:rFonts w:hint="eastAsia"/>
          <w:sz w:val="24"/>
        </w:rPr>
        <w:t>年以来，该研究组就一直积极从事暗能量射电探测研究。经过全国范围选址，在调查了两百余处候选站址后，目前已在电磁环境优越的新疆巴里坤县红柳峡观测站建成了柱形和碟形两个干涉阵列和相关设施，特别是包括</w:t>
      </w:r>
      <w:r>
        <w:rPr>
          <w:rFonts w:hint="eastAsia"/>
          <w:sz w:val="24"/>
        </w:rPr>
        <w:t>192</w:t>
      </w:r>
      <w:r>
        <w:rPr>
          <w:rFonts w:hint="eastAsia"/>
          <w:sz w:val="24"/>
        </w:rPr>
        <w:t>路信号通道的柱面天线干涉阵（图</w:t>
      </w:r>
      <w:r>
        <w:rPr>
          <w:rFonts w:hint="eastAsia"/>
          <w:sz w:val="24"/>
        </w:rPr>
        <w:t>2</w:t>
      </w:r>
      <w:r>
        <w:rPr>
          <w:rFonts w:hint="eastAsia"/>
          <w:sz w:val="24"/>
        </w:rPr>
        <w:t>）和相应的相关器系统</w:t>
      </w:r>
      <w:r>
        <w:rPr>
          <w:rFonts w:hint="eastAsia"/>
          <w:sz w:val="24"/>
        </w:rPr>
        <w:t>,</w:t>
      </w:r>
      <w:r>
        <w:rPr>
          <w:rFonts w:hint="eastAsia"/>
          <w:sz w:val="24"/>
        </w:rPr>
        <w:t>并完成了其相应的接收机等硬件方面的调试工作，目前正在进行数据处理和软件成像工作。</w:t>
      </w:r>
      <w:r>
        <w:rPr>
          <w:rFonts w:hint="eastAsia"/>
          <w:b/>
          <w:sz w:val="24"/>
        </w:rPr>
        <w:t>在变源搜寻方面，研究组参与了利用</w:t>
      </w:r>
      <w:r>
        <w:rPr>
          <w:rFonts w:hint="eastAsia"/>
          <w:b/>
          <w:sz w:val="24"/>
        </w:rPr>
        <w:t>GBT</w:t>
      </w:r>
      <w:r>
        <w:rPr>
          <w:rFonts w:hint="eastAsia"/>
          <w:b/>
          <w:sz w:val="24"/>
        </w:rPr>
        <w:t>巡天数据搜寻快速射电暴的国际合作，所发现的快速射电暴</w:t>
      </w:r>
      <w:r>
        <w:rPr>
          <w:rFonts w:hint="eastAsia"/>
          <w:b/>
          <w:sz w:val="24"/>
        </w:rPr>
        <w:t>(FRB110523</w:t>
      </w:r>
      <w:r>
        <w:rPr>
          <w:rFonts w:hint="eastAsia"/>
          <w:b/>
          <w:sz w:val="24"/>
        </w:rPr>
        <w:t>）是首个有完整线极化测量数据的快速射电暴，相关结果发表在自然杂志上</w:t>
      </w:r>
      <w:r>
        <w:rPr>
          <w:rFonts w:hint="eastAsia"/>
          <w:b/>
          <w:sz w:val="24"/>
        </w:rPr>
        <w:t xml:space="preserve">(Masui et al., </w:t>
      </w:r>
      <w:r>
        <w:rPr>
          <w:rFonts w:hint="eastAsia"/>
          <w:b/>
          <w:i/>
          <w:sz w:val="24"/>
        </w:rPr>
        <w:t>Dense magnetized plasma associated with a fast radio burst</w:t>
      </w:r>
      <w:r>
        <w:rPr>
          <w:rFonts w:hint="eastAsia"/>
          <w:b/>
          <w:sz w:val="24"/>
        </w:rPr>
        <w:t>, Nature, 528, 523(2015))</w:t>
      </w:r>
      <w:r>
        <w:rPr>
          <w:rFonts w:hint="eastAsia"/>
          <w:b/>
          <w:sz w:val="24"/>
        </w:rPr>
        <w:t>。</w:t>
      </w:r>
      <w:r>
        <w:rPr>
          <w:rFonts w:hint="eastAsia"/>
          <w:sz w:val="24"/>
        </w:rPr>
        <w:t>项目组也研发了一套新的搜寻方法，采用二维快速傅里叶变换（</w:t>
      </w:r>
      <w:r>
        <w:rPr>
          <w:rFonts w:hint="eastAsia"/>
          <w:sz w:val="24"/>
        </w:rPr>
        <w:t>FFT</w:t>
      </w:r>
      <w:r>
        <w:rPr>
          <w:rFonts w:hint="eastAsia"/>
          <w:sz w:val="24"/>
        </w:rPr>
        <w:t>）在数据中搜索信号，与传统方法运算方式相比更加简洁。</w:t>
      </w:r>
    </w:p>
    <w:p w14:paraId="48255EC2" w14:textId="77777777" w:rsidR="00A15CCB" w:rsidRDefault="00D976B0">
      <w:pPr>
        <w:snapToGrid w:val="0"/>
        <w:spacing w:line="360" w:lineRule="auto"/>
        <w:ind w:firstLine="425"/>
        <w:rPr>
          <w:rFonts w:ascii="仿宋_GB2312" w:hAnsi="仿宋"/>
          <w:bCs/>
          <w:sz w:val="24"/>
          <w:szCs w:val="24"/>
        </w:rPr>
      </w:pPr>
      <w:r>
        <w:rPr>
          <w:rFonts w:hint="eastAsia"/>
          <w:sz w:val="24"/>
        </w:rPr>
        <w:t>中国科学院自动化研究所成立于</w:t>
      </w:r>
      <w:r>
        <w:rPr>
          <w:rFonts w:hint="eastAsia"/>
          <w:sz w:val="24"/>
        </w:rPr>
        <w:t>1956</w:t>
      </w:r>
      <w:r>
        <w:rPr>
          <w:rFonts w:hint="eastAsia"/>
          <w:sz w:val="24"/>
        </w:rPr>
        <w:t>年</w:t>
      </w:r>
      <w:r>
        <w:rPr>
          <w:rFonts w:hint="eastAsia"/>
          <w:sz w:val="24"/>
        </w:rPr>
        <w:t>10</w:t>
      </w:r>
      <w:r>
        <w:rPr>
          <w:rFonts w:hint="eastAsia"/>
          <w:sz w:val="24"/>
        </w:rPr>
        <w:t>月，是中国最早成立的国立自动化研究机构。</w:t>
      </w:r>
      <w:r>
        <w:rPr>
          <w:rFonts w:ascii="仿宋_GB2312" w:hAnsi="仿宋" w:hint="eastAsia"/>
          <w:bCs/>
          <w:sz w:val="24"/>
          <w:szCs w:val="24"/>
        </w:rPr>
        <w:t>该项目的研究团队主要依托于中科院自动化所国家专用集成电路工程技术研究中心。该中心主要从事集成电路设计、高速信号处理及高性能计算系统整机设计，</w:t>
      </w:r>
      <w:r>
        <w:rPr>
          <w:rFonts w:hint="eastAsia"/>
          <w:sz w:val="24"/>
        </w:rPr>
        <w:t>在数字电子技术，特别是现场可编程门阵列（</w:t>
      </w:r>
      <w:r>
        <w:rPr>
          <w:rFonts w:hint="eastAsia"/>
          <w:sz w:val="24"/>
        </w:rPr>
        <w:t>FPGA</w:t>
      </w:r>
      <w:r>
        <w:rPr>
          <w:rFonts w:hint="eastAsia"/>
          <w:sz w:val="24"/>
        </w:rPr>
        <w:t>）、数字信号处理器（</w:t>
      </w:r>
      <w:r>
        <w:rPr>
          <w:rFonts w:hint="eastAsia"/>
          <w:sz w:val="24"/>
        </w:rPr>
        <w:t>DSP</w:t>
      </w:r>
      <w:r>
        <w:rPr>
          <w:rFonts w:hint="eastAsia"/>
          <w:sz w:val="24"/>
        </w:rPr>
        <w:t>）、高速数字链路是具有很强的实力。</w:t>
      </w:r>
      <w:r>
        <w:rPr>
          <w:rFonts w:ascii="仿宋_GB2312" w:hAnsi="仿宋" w:hint="eastAsia"/>
          <w:bCs/>
          <w:sz w:val="24"/>
          <w:szCs w:val="24"/>
        </w:rPr>
        <w:t>有员工</w:t>
      </w:r>
      <w:r>
        <w:rPr>
          <w:rFonts w:ascii="仿宋_GB2312" w:hAnsi="仿宋"/>
          <w:bCs/>
          <w:sz w:val="24"/>
          <w:szCs w:val="24"/>
        </w:rPr>
        <w:t>150</w:t>
      </w:r>
      <w:r>
        <w:rPr>
          <w:rFonts w:ascii="仿宋_GB2312" w:hAnsi="仿宋" w:hint="eastAsia"/>
          <w:bCs/>
          <w:sz w:val="24"/>
          <w:szCs w:val="24"/>
        </w:rPr>
        <w:t>余名，研究生</w:t>
      </w:r>
      <w:r>
        <w:rPr>
          <w:rFonts w:ascii="仿宋_GB2312" w:hAnsi="仿宋"/>
          <w:bCs/>
          <w:sz w:val="24"/>
          <w:szCs w:val="24"/>
        </w:rPr>
        <w:t>30</w:t>
      </w:r>
      <w:r>
        <w:rPr>
          <w:rFonts w:ascii="仿宋_GB2312" w:hAnsi="仿宋" w:hint="eastAsia"/>
          <w:bCs/>
          <w:sz w:val="24"/>
          <w:szCs w:val="24"/>
        </w:rPr>
        <w:t>余名。另外，该中心拥有</w:t>
      </w:r>
      <w:r>
        <w:rPr>
          <w:rFonts w:ascii="仿宋_GB2312" w:hAnsi="仿宋"/>
          <w:bCs/>
          <w:sz w:val="24"/>
          <w:szCs w:val="24"/>
        </w:rPr>
        <w:t>300</w:t>
      </w:r>
      <w:r>
        <w:rPr>
          <w:rFonts w:ascii="仿宋_GB2312" w:hAnsi="仿宋" w:hint="eastAsia"/>
          <w:bCs/>
          <w:sz w:val="24"/>
          <w:szCs w:val="24"/>
        </w:rPr>
        <w:t>余平米的专业电子实验室，内部防静电、通风等条件均已进行改造。建立了先进的测试、老化实验室，可对系统进行详细的可靠性试验。“十二五”期间中心配备各种仪器设备、软件等投入超过</w:t>
      </w:r>
      <w:r>
        <w:rPr>
          <w:rFonts w:ascii="仿宋_GB2312" w:hAnsi="仿宋"/>
          <w:bCs/>
          <w:sz w:val="24"/>
          <w:szCs w:val="24"/>
        </w:rPr>
        <w:t>1</w:t>
      </w:r>
      <w:r>
        <w:rPr>
          <w:rFonts w:ascii="仿宋_GB2312" w:hAnsi="仿宋" w:hint="eastAsia"/>
          <w:bCs/>
          <w:sz w:val="24"/>
          <w:szCs w:val="24"/>
        </w:rPr>
        <w:t>亿元。中心曾两次获得国家科技进步二等奖，一次获得国防科学技术一等奖。</w:t>
      </w:r>
    </w:p>
    <w:p w14:paraId="5CB115D6" w14:textId="77777777" w:rsidR="00A15CCB" w:rsidRDefault="00D976B0">
      <w:pPr>
        <w:snapToGrid w:val="0"/>
        <w:spacing w:line="360" w:lineRule="auto"/>
        <w:ind w:firstLine="425"/>
        <w:rPr>
          <w:rFonts w:ascii="仿宋_GB2312" w:hAnsi="仿宋"/>
          <w:bCs/>
          <w:sz w:val="24"/>
          <w:szCs w:val="24"/>
        </w:rPr>
      </w:pPr>
      <w:r>
        <w:rPr>
          <w:rFonts w:hint="eastAsia"/>
          <w:sz w:val="24"/>
        </w:rPr>
        <w:t>自动化所在与项目相关的软硬件平台上已有良好的基础，目前天籁项目已有的相关器就是该所研制的，这也是现在国内最大规模的相关器系统，实现了</w:t>
      </w:r>
      <w:r>
        <w:rPr>
          <w:rFonts w:hint="eastAsia"/>
          <w:sz w:val="24"/>
        </w:rPr>
        <w:t>192</w:t>
      </w:r>
      <w:r>
        <w:rPr>
          <w:rFonts w:hint="eastAsia"/>
          <w:sz w:val="24"/>
        </w:rPr>
        <w:t>路互相关。另外自动化所正在开发贵州</w:t>
      </w:r>
      <w:r>
        <w:rPr>
          <w:rFonts w:hint="eastAsia"/>
          <w:sz w:val="24"/>
        </w:rPr>
        <w:t>500</w:t>
      </w:r>
      <w:r>
        <w:rPr>
          <w:rFonts w:hint="eastAsia"/>
          <w:sz w:val="24"/>
        </w:rPr>
        <w:t>口径射电望远镜</w:t>
      </w:r>
      <w:r>
        <w:rPr>
          <w:rFonts w:hint="eastAsia"/>
          <w:sz w:val="24"/>
        </w:rPr>
        <w:t>FSAT 19</w:t>
      </w:r>
      <w:r>
        <w:rPr>
          <w:rFonts w:hint="eastAsia"/>
          <w:sz w:val="24"/>
        </w:rPr>
        <w:t>波束脉冲星搜索系统，以及新疆南山</w:t>
      </w:r>
      <w:r>
        <w:rPr>
          <w:rFonts w:hint="eastAsia"/>
          <w:sz w:val="24"/>
        </w:rPr>
        <w:t>26m</w:t>
      </w:r>
      <w:r>
        <w:rPr>
          <w:rFonts w:hint="eastAsia"/>
          <w:sz w:val="24"/>
        </w:rPr>
        <w:t>天线相关器，积累了丰富的研发生产天文终端</w:t>
      </w:r>
      <w:r>
        <w:rPr>
          <w:rFonts w:hint="eastAsia"/>
          <w:sz w:val="24"/>
        </w:rPr>
        <w:lastRenderedPageBreak/>
        <w:t>数字处理设备的经验。</w:t>
      </w:r>
      <w:r>
        <w:rPr>
          <w:rFonts w:ascii="SimSun" w:hAnsi="SimSun" w:hint="eastAsia"/>
          <w:sz w:val="24"/>
          <w:szCs w:val="24"/>
        </w:rPr>
        <w:t>在多波束巡天总体系统设计、计算系统架构、低协议成本高效能交换机、并行SATA/SAS存储系统以及管控软件与异构平台算法包方面均进行了深入研究。其研发的计算系统核心平台SNAP2已被美国知名的天文仪器设计团队CASPER选为下一代信号处理核心平台，也是美国主导的HERA阵列中央信号处理单元的核心装备。研制的低协议成本高效能交换机核心指标均优于现有商用交换机。另外，研发出天文专用混合平台实时处理软件，该软件包括异构平台管控部分和天文专用算法包。算法包，如相关、信道化、消色散、波束形成等均已完成了不同平台上的开发。同时各种平台上的接口驱动也已完成了开发。</w:t>
      </w:r>
    </w:p>
    <w:p w14:paraId="109F9906" w14:textId="77777777" w:rsidR="00A15CCB" w:rsidRDefault="00D976B0">
      <w:pPr>
        <w:adjustRightInd/>
        <w:spacing w:line="360" w:lineRule="auto"/>
        <w:jc w:val="center"/>
        <w:textAlignment w:val="auto"/>
        <w:rPr>
          <w:sz w:val="24"/>
        </w:rPr>
      </w:pPr>
      <w:r>
        <w:rPr>
          <w:noProof/>
          <w:sz w:val="24"/>
        </w:rPr>
        <w:drawing>
          <wp:inline distT="0" distB="0" distL="0" distR="0" wp14:anchorId="1B829477" wp14:editId="7B86673A">
            <wp:extent cx="4960620" cy="33070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cstate="screen"/>
                    <a:stretch>
                      <a:fillRect/>
                    </a:stretch>
                  </pic:blipFill>
                  <pic:spPr>
                    <a:xfrm>
                      <a:off x="0" y="0"/>
                      <a:ext cx="4960620" cy="3307080"/>
                    </a:xfrm>
                    <a:prstGeom prst="rect">
                      <a:avLst/>
                    </a:prstGeom>
                  </pic:spPr>
                </pic:pic>
              </a:graphicData>
            </a:graphic>
          </wp:inline>
        </w:drawing>
      </w:r>
    </w:p>
    <w:p w14:paraId="55BE2C55" w14:textId="77777777" w:rsidR="00A15CCB" w:rsidRDefault="00D976B0">
      <w:pPr>
        <w:adjustRightInd/>
        <w:spacing w:line="360" w:lineRule="auto"/>
        <w:jc w:val="center"/>
        <w:textAlignment w:val="auto"/>
        <w:rPr>
          <w:sz w:val="24"/>
        </w:rPr>
      </w:pPr>
      <w:r>
        <w:rPr>
          <w:rFonts w:hint="eastAsia"/>
          <w:sz w:val="24"/>
        </w:rPr>
        <w:t>图</w:t>
      </w:r>
      <w:r>
        <w:rPr>
          <w:sz w:val="24"/>
        </w:rPr>
        <w:t>12</w:t>
      </w:r>
      <w:r>
        <w:rPr>
          <w:rFonts w:hint="eastAsia"/>
          <w:sz w:val="24"/>
        </w:rPr>
        <w:t xml:space="preserve">. </w:t>
      </w:r>
      <w:r>
        <w:rPr>
          <w:rFonts w:hint="eastAsia"/>
          <w:sz w:val="24"/>
        </w:rPr>
        <w:t>天籁柱形实验阵列</w:t>
      </w:r>
    </w:p>
    <w:p w14:paraId="7BB798B5" w14:textId="77777777" w:rsidR="00A15CCB" w:rsidRDefault="00A15CCB">
      <w:pPr>
        <w:adjustRightInd/>
        <w:spacing w:line="360" w:lineRule="auto"/>
        <w:textAlignment w:val="auto"/>
        <w:rPr>
          <w:sz w:val="24"/>
        </w:rPr>
      </w:pPr>
    </w:p>
    <w:p w14:paraId="4D6A642B" w14:textId="77777777" w:rsidR="00A15CCB" w:rsidRDefault="00A15CCB">
      <w:pPr>
        <w:spacing w:afterLines="100" w:after="240" w:line="500" w:lineRule="exact"/>
        <w:outlineLvl w:val="0"/>
        <w:rPr>
          <w:sz w:val="28"/>
          <w:szCs w:val="28"/>
        </w:rPr>
      </w:pPr>
    </w:p>
    <w:p w14:paraId="0591AEC0" w14:textId="77777777" w:rsidR="00A15CCB" w:rsidRDefault="00A15CCB">
      <w:pPr>
        <w:spacing w:afterLines="100" w:after="240" w:line="500" w:lineRule="exact"/>
        <w:outlineLvl w:val="0"/>
        <w:rPr>
          <w:sz w:val="28"/>
          <w:szCs w:val="28"/>
        </w:rPr>
      </w:pPr>
    </w:p>
    <w:p w14:paraId="40E9A928" w14:textId="77777777" w:rsidR="00473A02" w:rsidRDefault="00D976B0">
      <w:pPr>
        <w:spacing w:afterLines="100" w:after="240" w:line="500" w:lineRule="exact"/>
        <w:outlineLvl w:val="0"/>
        <w:rPr>
          <w:sz w:val="28"/>
          <w:szCs w:val="28"/>
        </w:rPr>
      </w:pPr>
      <w:r>
        <w:rPr>
          <w:rFonts w:hint="eastAsia"/>
          <w:b/>
          <w:sz w:val="28"/>
          <w:szCs w:val="28"/>
        </w:rPr>
        <w:t>六</w:t>
      </w:r>
      <w:r>
        <w:rPr>
          <w:b/>
          <w:sz w:val="28"/>
          <w:szCs w:val="28"/>
        </w:rPr>
        <w:t>、</w:t>
      </w:r>
      <w:r>
        <w:rPr>
          <w:rFonts w:hint="eastAsia"/>
          <w:b/>
          <w:sz w:val="28"/>
          <w:szCs w:val="28"/>
        </w:rPr>
        <w:t>项目</w:t>
      </w:r>
      <w:r>
        <w:rPr>
          <w:b/>
          <w:sz w:val="28"/>
          <w:szCs w:val="28"/>
        </w:rPr>
        <w:t>主要</w:t>
      </w:r>
      <w:r>
        <w:rPr>
          <w:rFonts w:hint="eastAsia"/>
          <w:b/>
          <w:sz w:val="28"/>
          <w:szCs w:val="28"/>
        </w:rPr>
        <w:t>成员</w:t>
      </w:r>
      <w:r>
        <w:rPr>
          <w:b/>
          <w:sz w:val="28"/>
          <w:szCs w:val="28"/>
        </w:rPr>
        <w:t>简介</w:t>
      </w:r>
      <w:r>
        <w:rPr>
          <w:sz w:val="28"/>
          <w:szCs w:val="28"/>
        </w:rPr>
        <w:t>（</w:t>
      </w:r>
      <w:r>
        <w:rPr>
          <w:rFonts w:hint="eastAsia"/>
          <w:sz w:val="28"/>
          <w:szCs w:val="28"/>
        </w:rPr>
        <w:t>包含项目负责人</w:t>
      </w:r>
      <w:r>
        <w:rPr>
          <w:sz w:val="28"/>
          <w:szCs w:val="28"/>
        </w:rPr>
        <w:t>）</w:t>
      </w:r>
    </w:p>
    <w:p w14:paraId="5F0B4037" w14:textId="77777777" w:rsidR="00A15CCB" w:rsidRDefault="00D976B0">
      <w:pPr>
        <w:adjustRightInd/>
        <w:spacing w:line="360" w:lineRule="auto"/>
        <w:ind w:firstLine="425"/>
        <w:textAlignment w:val="auto"/>
        <w:rPr>
          <w:rFonts w:cs="SimSun"/>
          <w:sz w:val="24"/>
          <w:szCs w:val="24"/>
        </w:rPr>
      </w:pPr>
      <w:r>
        <w:rPr>
          <w:rFonts w:hint="eastAsia"/>
          <w:sz w:val="24"/>
        </w:rPr>
        <w:t>陈学雷，</w:t>
      </w:r>
      <w:r>
        <w:rPr>
          <w:rFonts w:cs="SimSun" w:hint="eastAsia"/>
          <w:sz w:val="24"/>
          <w:szCs w:val="24"/>
        </w:rPr>
        <w:t>中国科学院国家天文台，研究员，中国科学院大学教授，博士，杰青、百人，百千万有突出贡献中青年专家，享受政府特别津贴。研究方向为宇宙学和射电天文学，主持了</w:t>
      </w:r>
      <w:r>
        <w:rPr>
          <w:rFonts w:cs="SimSun" w:hint="eastAsia"/>
          <w:sz w:val="24"/>
          <w:szCs w:val="24"/>
        </w:rPr>
        <w:t>863</w:t>
      </w:r>
      <w:r>
        <w:rPr>
          <w:rFonts w:cs="SimSun" w:hint="eastAsia"/>
          <w:sz w:val="24"/>
          <w:szCs w:val="24"/>
        </w:rPr>
        <w:t>暗能量射电探测项目（天籁阵列），以及</w:t>
      </w:r>
      <w:r>
        <w:rPr>
          <w:rFonts w:cs="SimSun" w:hint="eastAsia"/>
          <w:sz w:val="24"/>
          <w:szCs w:val="24"/>
        </w:rPr>
        <w:t>973</w:t>
      </w:r>
      <w:r>
        <w:rPr>
          <w:rFonts w:cs="SimSun" w:hint="eastAsia"/>
          <w:sz w:val="24"/>
          <w:szCs w:val="24"/>
        </w:rPr>
        <w:t>、中</w:t>
      </w:r>
      <w:r>
        <w:rPr>
          <w:rFonts w:cs="SimSun" w:hint="eastAsia"/>
          <w:sz w:val="24"/>
          <w:szCs w:val="24"/>
        </w:rPr>
        <w:lastRenderedPageBreak/>
        <w:t>科院前沿等多个项目或课题，任</w:t>
      </w:r>
      <w:r>
        <w:rPr>
          <w:rFonts w:cs="SimSun" w:hint="eastAsia"/>
          <w:sz w:val="24"/>
          <w:szCs w:val="24"/>
        </w:rPr>
        <w:t xml:space="preserve">SKA Cosmology Workgroup </w:t>
      </w:r>
      <w:r>
        <w:rPr>
          <w:rFonts w:cs="SimSun" w:hint="eastAsia"/>
          <w:sz w:val="24"/>
          <w:szCs w:val="24"/>
        </w:rPr>
        <w:t>共同主席，已发表研究论文一百余篇。</w:t>
      </w:r>
      <w:r>
        <w:rPr>
          <w:rFonts w:cs="SimSun" w:hint="eastAsia"/>
          <w:sz w:val="24"/>
          <w:szCs w:val="24"/>
        </w:rPr>
        <w:tab/>
      </w:r>
    </w:p>
    <w:p w14:paraId="4DAB7245" w14:textId="77777777" w:rsidR="00A15CCB" w:rsidRDefault="00D976B0">
      <w:pPr>
        <w:adjustRightInd/>
        <w:spacing w:line="360" w:lineRule="auto"/>
        <w:ind w:firstLine="425"/>
        <w:textAlignment w:val="auto"/>
        <w:rPr>
          <w:rFonts w:cs="SimSun"/>
          <w:sz w:val="24"/>
          <w:szCs w:val="24"/>
        </w:rPr>
      </w:pPr>
      <w:r>
        <w:rPr>
          <w:rFonts w:cs="SimSun" w:hint="eastAsia"/>
          <w:sz w:val="24"/>
          <w:szCs w:val="24"/>
        </w:rPr>
        <w:t>蒿杰</w:t>
      </w:r>
      <w:r>
        <w:rPr>
          <w:rFonts w:ascii="SimSun" w:hAnsi="SimSun" w:cs="SimSun"/>
          <w:sz w:val="24"/>
          <w:szCs w:val="24"/>
        </w:rPr>
        <w:t xml:space="preserve"> ,</w:t>
      </w:r>
      <w:r>
        <w:rPr>
          <w:rFonts w:cs="SimSun" w:hint="eastAsia"/>
          <w:sz w:val="24"/>
          <w:szCs w:val="24"/>
        </w:rPr>
        <w:t>中国科学院自动化研究所，研究员、博士，中科院青年促进会会员。研究方向为高速信号处理与高性能计算系统设计。主要研发了基于大型</w:t>
      </w:r>
      <w:r>
        <w:rPr>
          <w:rFonts w:ascii="SimSun" w:hAnsi="SimSun" w:cs="SimSun"/>
          <w:sz w:val="24"/>
          <w:szCs w:val="24"/>
        </w:rPr>
        <w:t>FPGA</w:t>
      </w:r>
      <w:r>
        <w:rPr>
          <w:rFonts w:cs="SimSun" w:hint="eastAsia"/>
          <w:sz w:val="24"/>
          <w:szCs w:val="24"/>
        </w:rPr>
        <w:t>、</w:t>
      </w:r>
      <w:r>
        <w:rPr>
          <w:rFonts w:ascii="SimSun" w:hAnsi="SimSun" w:cs="SimSun"/>
          <w:sz w:val="24"/>
          <w:szCs w:val="24"/>
        </w:rPr>
        <w:t>GPU</w:t>
      </w:r>
      <w:r>
        <w:rPr>
          <w:rFonts w:cs="SimSun" w:hint="eastAsia"/>
          <w:sz w:val="24"/>
          <w:szCs w:val="24"/>
        </w:rPr>
        <w:t>、</w:t>
      </w:r>
      <w:r>
        <w:rPr>
          <w:rFonts w:ascii="SimSun" w:hAnsi="SimSun" w:cs="SimSun"/>
          <w:sz w:val="24"/>
          <w:szCs w:val="24"/>
        </w:rPr>
        <w:t>DSP</w:t>
      </w:r>
      <w:r>
        <w:rPr>
          <w:rFonts w:cs="SimSun" w:hint="eastAsia"/>
          <w:sz w:val="24"/>
          <w:szCs w:val="24"/>
        </w:rPr>
        <w:t>阵列及配套软件的各种天文专用数字后端系统。主持及参与科技重大专项、总装型谱、科学院先导专项、院国防重点部署项目及横向课题多项。</w:t>
      </w:r>
    </w:p>
    <w:p w14:paraId="454B974F" w14:textId="77777777" w:rsidR="00A15CCB" w:rsidRDefault="00D976B0">
      <w:pPr>
        <w:adjustRightInd/>
        <w:spacing w:line="360" w:lineRule="auto"/>
        <w:ind w:firstLine="425"/>
        <w:textAlignment w:val="auto"/>
        <w:rPr>
          <w:ins w:id="89" w:author="X Chen" w:date="2017-06-22T22:11:00Z"/>
          <w:sz w:val="24"/>
        </w:rPr>
      </w:pPr>
      <w:r>
        <w:rPr>
          <w:rFonts w:hint="eastAsia"/>
          <w:sz w:val="24"/>
        </w:rPr>
        <w:t>吴锋泉，</w:t>
      </w:r>
      <w:r>
        <w:rPr>
          <w:rFonts w:cs="SimSun" w:hint="eastAsia"/>
          <w:sz w:val="24"/>
          <w:szCs w:val="24"/>
        </w:rPr>
        <w:t>中国科学院国家天文台，</w:t>
      </w:r>
      <w:r>
        <w:rPr>
          <w:rFonts w:hint="eastAsia"/>
          <w:sz w:val="24"/>
        </w:rPr>
        <w:t>副研究员，博士。主要研究领域：射电天文干涉阵列，宇宙大尺度结构，宇宙微波背景辐射等。从</w:t>
      </w:r>
      <w:r>
        <w:rPr>
          <w:rFonts w:hint="eastAsia"/>
          <w:sz w:val="24"/>
        </w:rPr>
        <w:t>2009</w:t>
      </w:r>
      <w:r>
        <w:rPr>
          <w:rFonts w:hint="eastAsia"/>
          <w:sz w:val="24"/>
        </w:rPr>
        <w:t>年起从事</w:t>
      </w:r>
      <w:r>
        <w:rPr>
          <w:rFonts w:hint="eastAsia"/>
          <w:sz w:val="24"/>
        </w:rPr>
        <w:t>21cm</w:t>
      </w:r>
      <w:r>
        <w:rPr>
          <w:rFonts w:hint="eastAsia"/>
          <w:sz w:val="24"/>
        </w:rPr>
        <w:t>天籁计划相关的工作。主要负责了硬件系统总体方案制定、射频模拟系统、光纤与射频电缆信号传输系统的整体方案设计、干涉仪数字采集</w:t>
      </w:r>
      <w:r>
        <w:rPr>
          <w:rFonts w:hint="eastAsia"/>
          <w:sz w:val="24"/>
        </w:rPr>
        <w:t>ROACH-FPGA</w:t>
      </w:r>
      <w:r>
        <w:rPr>
          <w:rFonts w:hint="eastAsia"/>
          <w:sz w:val="24"/>
        </w:rPr>
        <w:t>软件开发，</w:t>
      </w:r>
      <w:r>
        <w:rPr>
          <w:rFonts w:hint="eastAsia"/>
          <w:sz w:val="24"/>
        </w:rPr>
        <w:t>GPU</w:t>
      </w:r>
      <w:r>
        <w:rPr>
          <w:rFonts w:hint="eastAsia"/>
          <w:sz w:val="24"/>
        </w:rPr>
        <w:t>软件关联器开发，天线干涉实验数据处理软件开发、干涉仪系统实验验证等</w:t>
      </w:r>
      <w:r w:rsidR="00CE4771">
        <w:rPr>
          <w:rFonts w:eastAsiaTheme="minorEastAsia" w:hint="eastAsia"/>
          <w:sz w:val="24"/>
        </w:rPr>
        <w:t>，目前为</w:t>
      </w:r>
      <w:r w:rsidR="00CE4771">
        <w:rPr>
          <w:rFonts w:eastAsiaTheme="minorEastAsia" w:hint="eastAsia"/>
          <w:sz w:val="24"/>
        </w:rPr>
        <w:t>SKA</w:t>
      </w:r>
      <w:r w:rsidR="00CE4771">
        <w:rPr>
          <w:rFonts w:eastAsiaTheme="minorEastAsia" w:hint="eastAsia"/>
          <w:sz w:val="24"/>
        </w:rPr>
        <w:t>科学数据处理中方团队子课题负责人</w:t>
      </w:r>
      <w:r>
        <w:rPr>
          <w:rFonts w:hint="eastAsia"/>
          <w:sz w:val="24"/>
        </w:rPr>
        <w:t>。另外还从事星系巡天统计分析工作和宇宙微波背景辐射、修改引力和暗能量相关理论工作。共发表论文</w:t>
      </w:r>
      <w:r>
        <w:rPr>
          <w:rFonts w:hint="eastAsia"/>
          <w:sz w:val="24"/>
        </w:rPr>
        <w:t>20</w:t>
      </w:r>
      <w:r>
        <w:rPr>
          <w:rFonts w:hint="eastAsia"/>
          <w:sz w:val="24"/>
        </w:rPr>
        <w:t>余篇，引用五百余次。</w:t>
      </w:r>
    </w:p>
    <w:p w14:paraId="7FF88E28" w14:textId="77777777" w:rsidR="006E3714" w:rsidRDefault="006E3714">
      <w:pPr>
        <w:adjustRightInd/>
        <w:spacing w:line="360" w:lineRule="auto"/>
        <w:ind w:firstLine="425"/>
        <w:textAlignment w:val="auto"/>
        <w:rPr>
          <w:sz w:val="24"/>
        </w:rPr>
      </w:pPr>
      <w:ins w:id="90" w:author="X Chen" w:date="2017-06-22T22:11:00Z">
        <w:r>
          <w:rPr>
            <w:rFonts w:hint="eastAsia"/>
            <w:sz w:val="24"/>
          </w:rPr>
          <w:t>李柯伽，。。。</w:t>
        </w:r>
      </w:ins>
    </w:p>
    <w:tbl>
      <w:tblPr>
        <w:tblW w:w="8692"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058"/>
        <w:gridCol w:w="567"/>
        <w:gridCol w:w="1418"/>
        <w:gridCol w:w="2672"/>
        <w:gridCol w:w="2977"/>
      </w:tblGrid>
      <w:tr w:rsidR="00A15CCB" w14:paraId="70EE35B2"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tcPr>
          <w:p w14:paraId="7D729A46" w14:textId="77777777" w:rsidR="00A15CCB" w:rsidRDefault="00D976B0">
            <w:pPr>
              <w:spacing w:line="420" w:lineRule="auto"/>
            </w:pPr>
            <w:r>
              <w:rPr>
                <w:rFonts w:hint="eastAsia"/>
                <w:sz w:val="24"/>
              </w:rPr>
              <w:t>姓名</w:t>
            </w:r>
          </w:p>
        </w:tc>
        <w:tc>
          <w:tcPr>
            <w:tcW w:w="567" w:type="dxa"/>
            <w:tcBorders>
              <w:top w:val="single" w:sz="4" w:space="0" w:color="auto"/>
              <w:left w:val="single" w:sz="4" w:space="0" w:color="auto"/>
              <w:bottom w:val="single" w:sz="4" w:space="0" w:color="auto"/>
              <w:right w:val="single" w:sz="4" w:space="0" w:color="auto"/>
            </w:tcBorders>
          </w:tcPr>
          <w:p w14:paraId="3095787A" w14:textId="77777777" w:rsidR="00A15CCB" w:rsidRDefault="00D976B0">
            <w:pPr>
              <w:spacing w:line="420" w:lineRule="auto"/>
            </w:pPr>
            <w:r>
              <w:rPr>
                <w:rFonts w:hint="eastAsia"/>
                <w:sz w:val="24"/>
              </w:rPr>
              <w:t>年龄</w:t>
            </w:r>
          </w:p>
        </w:tc>
        <w:tc>
          <w:tcPr>
            <w:tcW w:w="1418" w:type="dxa"/>
            <w:tcBorders>
              <w:top w:val="single" w:sz="4" w:space="0" w:color="auto"/>
              <w:left w:val="single" w:sz="4" w:space="0" w:color="auto"/>
              <w:bottom w:val="single" w:sz="4" w:space="0" w:color="auto"/>
              <w:right w:val="single" w:sz="4" w:space="0" w:color="auto"/>
            </w:tcBorders>
          </w:tcPr>
          <w:p w14:paraId="713B9C56" w14:textId="77777777" w:rsidR="00A15CCB" w:rsidRDefault="00D976B0">
            <w:pPr>
              <w:spacing w:line="420" w:lineRule="auto"/>
            </w:pPr>
            <w:r>
              <w:rPr>
                <w:rFonts w:hint="eastAsia"/>
                <w:sz w:val="24"/>
              </w:rPr>
              <w:t>职称</w:t>
            </w:r>
          </w:p>
        </w:tc>
        <w:tc>
          <w:tcPr>
            <w:tcW w:w="2672" w:type="dxa"/>
            <w:tcBorders>
              <w:top w:val="single" w:sz="4" w:space="0" w:color="auto"/>
              <w:left w:val="single" w:sz="4" w:space="0" w:color="auto"/>
              <w:bottom w:val="single" w:sz="4" w:space="0" w:color="auto"/>
              <w:right w:val="single" w:sz="4" w:space="0" w:color="auto"/>
            </w:tcBorders>
          </w:tcPr>
          <w:p w14:paraId="16E97C0A" w14:textId="77777777" w:rsidR="00A15CCB" w:rsidRDefault="00D976B0">
            <w:pPr>
              <w:spacing w:line="420" w:lineRule="auto"/>
            </w:pPr>
            <w:r>
              <w:rPr>
                <w:rFonts w:hint="eastAsia"/>
                <w:sz w:val="24"/>
              </w:rPr>
              <w:t>现工作专业</w:t>
            </w:r>
          </w:p>
        </w:tc>
        <w:tc>
          <w:tcPr>
            <w:tcW w:w="2977" w:type="dxa"/>
            <w:tcBorders>
              <w:top w:val="single" w:sz="4" w:space="0" w:color="auto"/>
              <w:left w:val="single" w:sz="4" w:space="0" w:color="auto"/>
              <w:bottom w:val="single" w:sz="4" w:space="0" w:color="auto"/>
              <w:right w:val="single" w:sz="4" w:space="0" w:color="auto"/>
            </w:tcBorders>
          </w:tcPr>
          <w:p w14:paraId="16485B96" w14:textId="77777777" w:rsidR="00A15CCB" w:rsidRDefault="00D976B0">
            <w:pPr>
              <w:spacing w:line="420" w:lineRule="auto"/>
            </w:pPr>
            <w:r>
              <w:rPr>
                <w:rFonts w:hint="eastAsia"/>
                <w:sz w:val="24"/>
              </w:rPr>
              <w:t>研制中承担的主要任务</w:t>
            </w:r>
          </w:p>
        </w:tc>
      </w:tr>
      <w:tr w:rsidR="00A15CCB" w14:paraId="66CF3EF1"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tcPr>
          <w:p w14:paraId="7D8EF44F" w14:textId="77777777" w:rsidR="00A15CCB" w:rsidRDefault="00D976B0">
            <w:pPr>
              <w:spacing w:line="420" w:lineRule="auto"/>
            </w:pPr>
            <w:r>
              <w:rPr>
                <w:rFonts w:hint="eastAsia"/>
                <w:sz w:val="24"/>
                <w:szCs w:val="24"/>
              </w:rPr>
              <w:t>陈学雷</w:t>
            </w:r>
          </w:p>
        </w:tc>
        <w:tc>
          <w:tcPr>
            <w:tcW w:w="567" w:type="dxa"/>
            <w:tcBorders>
              <w:top w:val="single" w:sz="4" w:space="0" w:color="auto"/>
              <w:left w:val="single" w:sz="4" w:space="0" w:color="auto"/>
              <w:bottom w:val="single" w:sz="4" w:space="0" w:color="auto"/>
              <w:right w:val="single" w:sz="4" w:space="0" w:color="auto"/>
            </w:tcBorders>
          </w:tcPr>
          <w:p w14:paraId="703F6445" w14:textId="77777777" w:rsidR="00A15CCB" w:rsidRDefault="00D976B0">
            <w:pPr>
              <w:spacing w:line="420" w:lineRule="auto"/>
            </w:pPr>
            <w:r>
              <w:rPr>
                <w:rFonts w:hint="eastAsia"/>
                <w:sz w:val="24"/>
                <w:szCs w:val="24"/>
              </w:rPr>
              <w:t>47</w:t>
            </w:r>
          </w:p>
        </w:tc>
        <w:tc>
          <w:tcPr>
            <w:tcW w:w="1418" w:type="dxa"/>
            <w:tcBorders>
              <w:top w:val="single" w:sz="4" w:space="0" w:color="auto"/>
              <w:left w:val="single" w:sz="4" w:space="0" w:color="auto"/>
              <w:bottom w:val="single" w:sz="4" w:space="0" w:color="auto"/>
              <w:right w:val="single" w:sz="4" w:space="0" w:color="auto"/>
            </w:tcBorders>
          </w:tcPr>
          <w:p w14:paraId="4AF6A8B9" w14:textId="77777777" w:rsidR="00A15CCB" w:rsidRDefault="00D976B0">
            <w:pPr>
              <w:spacing w:line="420" w:lineRule="auto"/>
            </w:pPr>
            <w:r>
              <w:rPr>
                <w:rFonts w:hint="eastAsia"/>
                <w:sz w:val="24"/>
                <w:szCs w:val="24"/>
              </w:rPr>
              <w:t>研究员</w:t>
            </w:r>
          </w:p>
        </w:tc>
        <w:tc>
          <w:tcPr>
            <w:tcW w:w="2672" w:type="dxa"/>
            <w:tcBorders>
              <w:top w:val="single" w:sz="4" w:space="0" w:color="auto"/>
              <w:left w:val="single" w:sz="4" w:space="0" w:color="auto"/>
              <w:bottom w:val="single" w:sz="4" w:space="0" w:color="auto"/>
              <w:right w:val="single" w:sz="4" w:space="0" w:color="auto"/>
            </w:tcBorders>
          </w:tcPr>
          <w:p w14:paraId="73B38C35" w14:textId="77777777" w:rsidR="00A15CCB" w:rsidRDefault="00D976B0">
            <w:pPr>
              <w:spacing w:line="420" w:lineRule="auto"/>
            </w:pPr>
            <w:r>
              <w:rPr>
                <w:rFonts w:hint="eastAsia"/>
                <w:sz w:val="24"/>
                <w:szCs w:val="24"/>
              </w:rPr>
              <w:t>宇宙学、射电天文学</w:t>
            </w:r>
          </w:p>
        </w:tc>
        <w:tc>
          <w:tcPr>
            <w:tcW w:w="2977" w:type="dxa"/>
            <w:tcBorders>
              <w:top w:val="single" w:sz="4" w:space="0" w:color="auto"/>
              <w:left w:val="single" w:sz="4" w:space="0" w:color="auto"/>
              <w:bottom w:val="single" w:sz="4" w:space="0" w:color="auto"/>
              <w:right w:val="single" w:sz="4" w:space="0" w:color="auto"/>
            </w:tcBorders>
          </w:tcPr>
          <w:p w14:paraId="4A16C6A3" w14:textId="77777777" w:rsidR="00A15CCB" w:rsidRDefault="00D976B0">
            <w:pPr>
              <w:spacing w:line="420" w:lineRule="auto"/>
            </w:pPr>
            <w:r>
              <w:rPr>
                <w:rFonts w:hint="eastAsia"/>
                <w:sz w:val="24"/>
                <w:szCs w:val="24"/>
              </w:rPr>
              <w:t>项目负责人</w:t>
            </w:r>
          </w:p>
        </w:tc>
      </w:tr>
      <w:tr w:rsidR="00A15CCB" w14:paraId="4023AB00"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tcPr>
          <w:p w14:paraId="37AE9AB0" w14:textId="77777777" w:rsidR="00A15CCB" w:rsidRDefault="00D976B0">
            <w:pPr>
              <w:spacing w:line="420" w:lineRule="auto"/>
            </w:pPr>
            <w:r>
              <w:rPr>
                <w:rFonts w:hint="eastAsia"/>
                <w:sz w:val="24"/>
                <w:szCs w:val="24"/>
              </w:rPr>
              <w:t>蒿杰</w:t>
            </w:r>
          </w:p>
        </w:tc>
        <w:tc>
          <w:tcPr>
            <w:tcW w:w="567" w:type="dxa"/>
            <w:tcBorders>
              <w:top w:val="single" w:sz="4" w:space="0" w:color="auto"/>
              <w:left w:val="single" w:sz="4" w:space="0" w:color="auto"/>
              <w:bottom w:val="single" w:sz="4" w:space="0" w:color="auto"/>
              <w:right w:val="single" w:sz="4" w:space="0" w:color="auto"/>
            </w:tcBorders>
          </w:tcPr>
          <w:p w14:paraId="4071246F" w14:textId="77777777" w:rsidR="00A15CCB" w:rsidRDefault="00D976B0">
            <w:pPr>
              <w:spacing w:line="420" w:lineRule="auto"/>
            </w:pPr>
            <w:r>
              <w:rPr>
                <w:rFonts w:hint="eastAsia"/>
                <w:sz w:val="24"/>
                <w:szCs w:val="24"/>
              </w:rPr>
              <w:t>35</w:t>
            </w:r>
          </w:p>
        </w:tc>
        <w:tc>
          <w:tcPr>
            <w:tcW w:w="1418" w:type="dxa"/>
            <w:tcBorders>
              <w:top w:val="single" w:sz="4" w:space="0" w:color="auto"/>
              <w:left w:val="single" w:sz="4" w:space="0" w:color="auto"/>
              <w:bottom w:val="single" w:sz="4" w:space="0" w:color="auto"/>
              <w:right w:val="single" w:sz="4" w:space="0" w:color="auto"/>
            </w:tcBorders>
          </w:tcPr>
          <w:p w14:paraId="4F8F8FA3" w14:textId="77777777" w:rsidR="00A15CCB" w:rsidRDefault="00D976B0">
            <w:pPr>
              <w:spacing w:line="420" w:lineRule="auto"/>
            </w:pPr>
            <w:r>
              <w:rPr>
                <w:rFonts w:hint="eastAsia"/>
                <w:sz w:val="24"/>
                <w:szCs w:val="24"/>
              </w:rPr>
              <w:t>研究员</w:t>
            </w:r>
          </w:p>
        </w:tc>
        <w:tc>
          <w:tcPr>
            <w:tcW w:w="2672" w:type="dxa"/>
            <w:tcBorders>
              <w:top w:val="single" w:sz="4" w:space="0" w:color="auto"/>
              <w:left w:val="single" w:sz="4" w:space="0" w:color="auto"/>
              <w:bottom w:val="single" w:sz="4" w:space="0" w:color="auto"/>
              <w:right w:val="single" w:sz="4" w:space="0" w:color="auto"/>
            </w:tcBorders>
          </w:tcPr>
          <w:p w14:paraId="51864DD6" w14:textId="77777777" w:rsidR="00A15CCB" w:rsidRDefault="00D976B0">
            <w:pPr>
              <w:spacing w:line="420" w:lineRule="auto"/>
            </w:pPr>
            <w:r>
              <w:rPr>
                <w:rFonts w:cs="SimSun" w:hint="eastAsia"/>
                <w:sz w:val="24"/>
                <w:szCs w:val="24"/>
              </w:rPr>
              <w:t>信号处理与高性能计算</w:t>
            </w:r>
          </w:p>
        </w:tc>
        <w:tc>
          <w:tcPr>
            <w:tcW w:w="2977" w:type="dxa"/>
            <w:tcBorders>
              <w:top w:val="single" w:sz="4" w:space="0" w:color="auto"/>
              <w:left w:val="single" w:sz="4" w:space="0" w:color="auto"/>
              <w:bottom w:val="single" w:sz="4" w:space="0" w:color="auto"/>
              <w:right w:val="single" w:sz="4" w:space="0" w:color="auto"/>
            </w:tcBorders>
          </w:tcPr>
          <w:p w14:paraId="2864DA9E" w14:textId="77777777" w:rsidR="00A15CCB" w:rsidRDefault="00D976B0">
            <w:pPr>
              <w:spacing w:line="420" w:lineRule="auto"/>
            </w:pPr>
            <w:r>
              <w:rPr>
                <w:rFonts w:hint="eastAsia"/>
                <w:sz w:val="24"/>
                <w:szCs w:val="24"/>
              </w:rPr>
              <w:t>设备研制负责人，硬件研制</w:t>
            </w:r>
          </w:p>
        </w:tc>
      </w:tr>
      <w:tr w:rsidR="00A15CCB" w14:paraId="751C11DA"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tcPr>
          <w:p w14:paraId="33640368" w14:textId="77777777" w:rsidR="00A15CCB" w:rsidRDefault="00D976B0">
            <w:pPr>
              <w:spacing w:line="420" w:lineRule="auto"/>
            </w:pPr>
            <w:r>
              <w:rPr>
                <w:rFonts w:hint="eastAsia"/>
                <w:sz w:val="24"/>
                <w:szCs w:val="24"/>
              </w:rPr>
              <w:t>吴锋泉</w:t>
            </w:r>
          </w:p>
        </w:tc>
        <w:tc>
          <w:tcPr>
            <w:tcW w:w="567" w:type="dxa"/>
            <w:tcBorders>
              <w:top w:val="single" w:sz="4" w:space="0" w:color="auto"/>
              <w:left w:val="single" w:sz="4" w:space="0" w:color="auto"/>
              <w:bottom w:val="single" w:sz="4" w:space="0" w:color="auto"/>
              <w:right w:val="single" w:sz="4" w:space="0" w:color="auto"/>
            </w:tcBorders>
          </w:tcPr>
          <w:p w14:paraId="1EE36F8B" w14:textId="77777777" w:rsidR="00A15CCB" w:rsidRDefault="00D976B0">
            <w:pPr>
              <w:spacing w:line="420" w:lineRule="auto"/>
            </w:pPr>
            <w:r>
              <w:rPr>
                <w:rFonts w:hint="eastAsia"/>
                <w:sz w:val="24"/>
                <w:szCs w:val="24"/>
              </w:rPr>
              <w:t>38</w:t>
            </w:r>
          </w:p>
        </w:tc>
        <w:tc>
          <w:tcPr>
            <w:tcW w:w="1418" w:type="dxa"/>
            <w:tcBorders>
              <w:top w:val="single" w:sz="4" w:space="0" w:color="auto"/>
              <w:left w:val="single" w:sz="4" w:space="0" w:color="auto"/>
              <w:bottom w:val="single" w:sz="4" w:space="0" w:color="auto"/>
              <w:right w:val="single" w:sz="4" w:space="0" w:color="auto"/>
            </w:tcBorders>
          </w:tcPr>
          <w:p w14:paraId="163AFB45" w14:textId="77777777" w:rsidR="00A15CCB" w:rsidRDefault="00D976B0">
            <w:pPr>
              <w:spacing w:line="420" w:lineRule="auto"/>
            </w:pPr>
            <w:r>
              <w:rPr>
                <w:rFonts w:hint="eastAsia"/>
                <w:sz w:val="24"/>
                <w:szCs w:val="24"/>
              </w:rPr>
              <w:t>副研究员</w:t>
            </w:r>
          </w:p>
        </w:tc>
        <w:tc>
          <w:tcPr>
            <w:tcW w:w="2672" w:type="dxa"/>
            <w:tcBorders>
              <w:top w:val="single" w:sz="4" w:space="0" w:color="auto"/>
              <w:left w:val="single" w:sz="4" w:space="0" w:color="auto"/>
              <w:bottom w:val="single" w:sz="4" w:space="0" w:color="auto"/>
              <w:right w:val="single" w:sz="4" w:space="0" w:color="auto"/>
            </w:tcBorders>
          </w:tcPr>
          <w:p w14:paraId="6FC63C63" w14:textId="77777777" w:rsidR="00A15CCB" w:rsidRDefault="00D976B0">
            <w:pPr>
              <w:spacing w:line="420" w:lineRule="auto"/>
            </w:pPr>
            <w:r>
              <w:rPr>
                <w:rFonts w:hint="eastAsia"/>
                <w:sz w:val="24"/>
                <w:szCs w:val="24"/>
              </w:rPr>
              <w:t>宇宙学、射电天文学</w:t>
            </w:r>
          </w:p>
        </w:tc>
        <w:tc>
          <w:tcPr>
            <w:tcW w:w="2977" w:type="dxa"/>
            <w:tcBorders>
              <w:top w:val="single" w:sz="4" w:space="0" w:color="auto"/>
              <w:left w:val="single" w:sz="4" w:space="0" w:color="auto"/>
              <w:bottom w:val="single" w:sz="4" w:space="0" w:color="auto"/>
              <w:right w:val="single" w:sz="4" w:space="0" w:color="auto"/>
            </w:tcBorders>
          </w:tcPr>
          <w:p w14:paraId="23079641" w14:textId="77777777" w:rsidR="00A15CCB" w:rsidRDefault="00D976B0">
            <w:pPr>
              <w:spacing w:line="420" w:lineRule="auto"/>
            </w:pPr>
            <w:r>
              <w:rPr>
                <w:rFonts w:hint="eastAsia"/>
                <w:sz w:val="24"/>
                <w:szCs w:val="24"/>
              </w:rPr>
              <w:t>负责系统要求与设备测试</w:t>
            </w:r>
          </w:p>
        </w:tc>
      </w:tr>
      <w:tr w:rsidR="006E3714" w14:paraId="7BA107E5" w14:textId="77777777">
        <w:trPr>
          <w:trHeight w:val="454"/>
          <w:jc w:val="center"/>
          <w:ins w:id="91" w:author="X Chen" w:date="2017-06-22T22:12:00Z"/>
        </w:trPr>
        <w:tc>
          <w:tcPr>
            <w:tcW w:w="1058" w:type="dxa"/>
            <w:tcBorders>
              <w:top w:val="single" w:sz="4" w:space="0" w:color="auto"/>
              <w:left w:val="single" w:sz="4" w:space="0" w:color="auto"/>
              <w:bottom w:val="single" w:sz="4" w:space="0" w:color="auto"/>
              <w:right w:val="single" w:sz="4" w:space="0" w:color="auto"/>
            </w:tcBorders>
          </w:tcPr>
          <w:p w14:paraId="50E5DB05" w14:textId="77777777" w:rsidR="006E3714" w:rsidRDefault="00CD6B34">
            <w:pPr>
              <w:spacing w:line="420" w:lineRule="auto"/>
              <w:rPr>
                <w:ins w:id="92" w:author="X Chen" w:date="2017-06-22T22:12:00Z"/>
                <w:sz w:val="24"/>
                <w:szCs w:val="24"/>
              </w:rPr>
            </w:pPr>
            <w:ins w:id="93" w:author="X Chen" w:date="2017-06-23T00:56:00Z">
              <w:r>
                <w:rPr>
                  <w:rFonts w:hint="eastAsia"/>
                  <w:sz w:val="24"/>
                </w:rPr>
                <w:t>李柯伽</w:t>
              </w:r>
            </w:ins>
          </w:p>
        </w:tc>
        <w:tc>
          <w:tcPr>
            <w:tcW w:w="567" w:type="dxa"/>
            <w:tcBorders>
              <w:top w:val="single" w:sz="4" w:space="0" w:color="auto"/>
              <w:left w:val="single" w:sz="4" w:space="0" w:color="auto"/>
              <w:bottom w:val="single" w:sz="4" w:space="0" w:color="auto"/>
              <w:right w:val="single" w:sz="4" w:space="0" w:color="auto"/>
            </w:tcBorders>
          </w:tcPr>
          <w:p w14:paraId="1D102E5A" w14:textId="77777777" w:rsidR="006E3714" w:rsidRDefault="006E3714">
            <w:pPr>
              <w:spacing w:line="420" w:lineRule="auto"/>
              <w:rPr>
                <w:ins w:id="94" w:author="X Chen" w:date="2017-06-22T22:12:00Z"/>
                <w:sz w:val="24"/>
                <w:szCs w:val="24"/>
              </w:rPr>
            </w:pPr>
          </w:p>
        </w:tc>
        <w:tc>
          <w:tcPr>
            <w:tcW w:w="1418" w:type="dxa"/>
            <w:tcBorders>
              <w:top w:val="single" w:sz="4" w:space="0" w:color="auto"/>
              <w:left w:val="single" w:sz="4" w:space="0" w:color="auto"/>
              <w:bottom w:val="single" w:sz="4" w:space="0" w:color="auto"/>
              <w:right w:val="single" w:sz="4" w:space="0" w:color="auto"/>
            </w:tcBorders>
          </w:tcPr>
          <w:p w14:paraId="10CEFCE1" w14:textId="77777777" w:rsidR="006E3714" w:rsidRDefault="006E3714">
            <w:pPr>
              <w:spacing w:line="420" w:lineRule="auto"/>
              <w:rPr>
                <w:ins w:id="95" w:author="X Chen" w:date="2017-06-22T22:12:00Z"/>
                <w:sz w:val="24"/>
                <w:szCs w:val="24"/>
              </w:rPr>
            </w:pPr>
          </w:p>
        </w:tc>
        <w:tc>
          <w:tcPr>
            <w:tcW w:w="2672" w:type="dxa"/>
            <w:tcBorders>
              <w:top w:val="single" w:sz="4" w:space="0" w:color="auto"/>
              <w:left w:val="single" w:sz="4" w:space="0" w:color="auto"/>
              <w:bottom w:val="single" w:sz="4" w:space="0" w:color="auto"/>
              <w:right w:val="single" w:sz="4" w:space="0" w:color="auto"/>
            </w:tcBorders>
          </w:tcPr>
          <w:p w14:paraId="6FC7F078" w14:textId="77777777" w:rsidR="006E3714" w:rsidRDefault="006E3714">
            <w:pPr>
              <w:spacing w:line="420" w:lineRule="auto"/>
              <w:rPr>
                <w:ins w:id="96" w:author="X Chen" w:date="2017-06-22T22:12:00Z"/>
                <w:sz w:val="24"/>
                <w:szCs w:val="24"/>
              </w:rPr>
            </w:pPr>
          </w:p>
        </w:tc>
        <w:tc>
          <w:tcPr>
            <w:tcW w:w="2977" w:type="dxa"/>
            <w:tcBorders>
              <w:top w:val="single" w:sz="4" w:space="0" w:color="auto"/>
              <w:left w:val="single" w:sz="4" w:space="0" w:color="auto"/>
              <w:bottom w:val="single" w:sz="4" w:space="0" w:color="auto"/>
              <w:right w:val="single" w:sz="4" w:space="0" w:color="auto"/>
            </w:tcBorders>
          </w:tcPr>
          <w:p w14:paraId="6461164A" w14:textId="77777777" w:rsidR="006E3714" w:rsidRDefault="006E3714">
            <w:pPr>
              <w:spacing w:line="420" w:lineRule="auto"/>
              <w:rPr>
                <w:ins w:id="97" w:author="X Chen" w:date="2017-06-22T22:12:00Z"/>
                <w:sz w:val="24"/>
                <w:szCs w:val="24"/>
              </w:rPr>
            </w:pPr>
          </w:p>
        </w:tc>
      </w:tr>
      <w:tr w:rsidR="00A15CCB" w14:paraId="0E67DB27"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tcPr>
          <w:p w14:paraId="6BB8D56C" w14:textId="77777777" w:rsidR="00A15CCB" w:rsidRDefault="00D976B0">
            <w:pPr>
              <w:spacing w:line="420" w:lineRule="auto"/>
              <w:rPr>
                <w:rFonts w:asciiTheme="minorEastAsia" w:eastAsiaTheme="minorEastAsia" w:hAnsiTheme="minorEastAsia" w:cs="SimSun"/>
              </w:rPr>
            </w:pPr>
            <w:r>
              <w:rPr>
                <w:rFonts w:hint="eastAsia"/>
                <w:sz w:val="24"/>
                <w:szCs w:val="24"/>
              </w:rPr>
              <w:t>舒琳</w:t>
            </w:r>
          </w:p>
        </w:tc>
        <w:tc>
          <w:tcPr>
            <w:tcW w:w="567" w:type="dxa"/>
            <w:tcBorders>
              <w:top w:val="single" w:sz="4" w:space="0" w:color="auto"/>
              <w:left w:val="single" w:sz="4" w:space="0" w:color="auto"/>
              <w:bottom w:val="single" w:sz="4" w:space="0" w:color="auto"/>
              <w:right w:val="single" w:sz="4" w:space="0" w:color="auto"/>
            </w:tcBorders>
          </w:tcPr>
          <w:p w14:paraId="2CE08C8B" w14:textId="77777777" w:rsidR="00A15CCB" w:rsidRDefault="00D976B0">
            <w:pPr>
              <w:spacing w:line="420" w:lineRule="auto"/>
              <w:rPr>
                <w:rFonts w:asciiTheme="minorEastAsia" w:eastAsiaTheme="minorEastAsia" w:hAnsiTheme="minorEastAsia" w:cs="SimSun"/>
              </w:rPr>
            </w:pPr>
            <w:r>
              <w:rPr>
                <w:rFonts w:hint="eastAsia"/>
                <w:sz w:val="24"/>
                <w:szCs w:val="24"/>
              </w:rPr>
              <w:t>27</w:t>
            </w:r>
          </w:p>
        </w:tc>
        <w:tc>
          <w:tcPr>
            <w:tcW w:w="1418" w:type="dxa"/>
            <w:tcBorders>
              <w:top w:val="single" w:sz="4" w:space="0" w:color="auto"/>
              <w:left w:val="single" w:sz="4" w:space="0" w:color="auto"/>
              <w:bottom w:val="single" w:sz="4" w:space="0" w:color="auto"/>
              <w:right w:val="single" w:sz="4" w:space="0" w:color="auto"/>
            </w:tcBorders>
          </w:tcPr>
          <w:p w14:paraId="3D7C7129" w14:textId="77777777" w:rsidR="00A15CCB" w:rsidRDefault="00D976B0">
            <w:pPr>
              <w:spacing w:line="420" w:lineRule="auto"/>
              <w:rPr>
                <w:rFonts w:asciiTheme="minorEastAsia" w:eastAsiaTheme="minorEastAsia" w:hAnsiTheme="minorEastAsia" w:cs="SimSun"/>
              </w:rPr>
            </w:pPr>
            <w:r>
              <w:rPr>
                <w:rFonts w:hint="eastAsia"/>
                <w:sz w:val="24"/>
                <w:szCs w:val="24"/>
              </w:rPr>
              <w:t>助理研究员</w:t>
            </w:r>
          </w:p>
        </w:tc>
        <w:tc>
          <w:tcPr>
            <w:tcW w:w="2672" w:type="dxa"/>
            <w:tcBorders>
              <w:top w:val="single" w:sz="4" w:space="0" w:color="auto"/>
              <w:left w:val="single" w:sz="4" w:space="0" w:color="auto"/>
              <w:bottom w:val="single" w:sz="4" w:space="0" w:color="auto"/>
              <w:right w:val="single" w:sz="4" w:space="0" w:color="auto"/>
            </w:tcBorders>
          </w:tcPr>
          <w:p w14:paraId="6A0E025E" w14:textId="77777777" w:rsidR="00A15CCB" w:rsidRDefault="00D976B0">
            <w:pPr>
              <w:spacing w:line="420" w:lineRule="auto"/>
              <w:rPr>
                <w:rFonts w:asciiTheme="minorEastAsia" w:eastAsiaTheme="minorEastAsia" w:hAnsiTheme="minorEastAsia"/>
              </w:rPr>
            </w:pPr>
            <w:r>
              <w:rPr>
                <w:rFonts w:hint="eastAsia"/>
                <w:sz w:val="24"/>
                <w:szCs w:val="24"/>
              </w:rPr>
              <w:t>信号处理</w:t>
            </w:r>
          </w:p>
        </w:tc>
        <w:tc>
          <w:tcPr>
            <w:tcW w:w="2977" w:type="dxa"/>
            <w:tcBorders>
              <w:top w:val="single" w:sz="4" w:space="0" w:color="auto"/>
              <w:left w:val="single" w:sz="4" w:space="0" w:color="auto"/>
              <w:bottom w:val="single" w:sz="4" w:space="0" w:color="auto"/>
              <w:right w:val="single" w:sz="4" w:space="0" w:color="auto"/>
            </w:tcBorders>
          </w:tcPr>
          <w:p w14:paraId="367DAD23" w14:textId="77777777" w:rsidR="00A15CCB" w:rsidRDefault="00D976B0">
            <w:pPr>
              <w:spacing w:line="420" w:lineRule="auto"/>
              <w:rPr>
                <w:rFonts w:asciiTheme="minorEastAsia" w:eastAsiaTheme="minorEastAsia" w:hAnsiTheme="minorEastAsia" w:cs="SimSun"/>
              </w:rPr>
            </w:pPr>
            <w:r>
              <w:rPr>
                <w:rFonts w:hint="eastAsia"/>
                <w:sz w:val="24"/>
                <w:szCs w:val="24"/>
              </w:rPr>
              <w:t>负责</w:t>
            </w:r>
            <w:r>
              <w:rPr>
                <w:rFonts w:hint="eastAsia"/>
                <w:sz w:val="24"/>
                <w:szCs w:val="24"/>
              </w:rPr>
              <w:t>FPGA</w:t>
            </w:r>
            <w:r>
              <w:rPr>
                <w:rFonts w:hint="eastAsia"/>
                <w:sz w:val="24"/>
                <w:szCs w:val="24"/>
              </w:rPr>
              <w:t>程序设计</w:t>
            </w:r>
          </w:p>
        </w:tc>
      </w:tr>
      <w:tr w:rsidR="00A15CCB" w14:paraId="6DC690ED"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tcPr>
          <w:p w14:paraId="414F2CED" w14:textId="77777777" w:rsidR="00A15CCB" w:rsidRDefault="00D976B0">
            <w:pPr>
              <w:spacing w:line="420" w:lineRule="auto"/>
            </w:pPr>
            <w:r>
              <w:rPr>
                <w:rFonts w:hint="eastAsia"/>
                <w:sz w:val="24"/>
                <w:szCs w:val="24"/>
              </w:rPr>
              <w:t>李程程</w:t>
            </w:r>
          </w:p>
        </w:tc>
        <w:tc>
          <w:tcPr>
            <w:tcW w:w="567" w:type="dxa"/>
            <w:tcBorders>
              <w:top w:val="single" w:sz="4" w:space="0" w:color="auto"/>
              <w:left w:val="single" w:sz="4" w:space="0" w:color="auto"/>
              <w:bottom w:val="single" w:sz="4" w:space="0" w:color="auto"/>
              <w:right w:val="single" w:sz="4" w:space="0" w:color="auto"/>
            </w:tcBorders>
          </w:tcPr>
          <w:p w14:paraId="157B5E10" w14:textId="77777777" w:rsidR="00A15CCB" w:rsidRDefault="00D976B0">
            <w:pPr>
              <w:spacing w:line="420" w:lineRule="auto"/>
            </w:pPr>
            <w:r>
              <w:rPr>
                <w:rFonts w:hint="eastAsia"/>
                <w:sz w:val="24"/>
                <w:szCs w:val="24"/>
              </w:rPr>
              <w:t>27</w:t>
            </w:r>
          </w:p>
        </w:tc>
        <w:tc>
          <w:tcPr>
            <w:tcW w:w="1418" w:type="dxa"/>
            <w:tcBorders>
              <w:top w:val="single" w:sz="4" w:space="0" w:color="auto"/>
              <w:left w:val="single" w:sz="4" w:space="0" w:color="auto"/>
              <w:bottom w:val="single" w:sz="4" w:space="0" w:color="auto"/>
              <w:right w:val="single" w:sz="4" w:space="0" w:color="auto"/>
            </w:tcBorders>
          </w:tcPr>
          <w:p w14:paraId="38D436BF" w14:textId="77777777" w:rsidR="00A15CCB" w:rsidRDefault="00D976B0">
            <w:pPr>
              <w:spacing w:line="420" w:lineRule="auto"/>
            </w:pPr>
            <w:r>
              <w:rPr>
                <w:rFonts w:hint="eastAsia"/>
                <w:sz w:val="24"/>
                <w:szCs w:val="24"/>
              </w:rPr>
              <w:t>工程师</w:t>
            </w:r>
          </w:p>
        </w:tc>
        <w:tc>
          <w:tcPr>
            <w:tcW w:w="2672" w:type="dxa"/>
            <w:tcBorders>
              <w:top w:val="single" w:sz="4" w:space="0" w:color="auto"/>
              <w:left w:val="single" w:sz="4" w:space="0" w:color="auto"/>
              <w:bottom w:val="single" w:sz="4" w:space="0" w:color="auto"/>
              <w:right w:val="single" w:sz="4" w:space="0" w:color="auto"/>
            </w:tcBorders>
          </w:tcPr>
          <w:p w14:paraId="40451A4C" w14:textId="77777777" w:rsidR="00A15CCB" w:rsidRDefault="00D976B0">
            <w:pPr>
              <w:spacing w:line="420" w:lineRule="auto"/>
            </w:pPr>
            <w:r>
              <w:rPr>
                <w:rFonts w:hint="eastAsia"/>
                <w:sz w:val="24"/>
                <w:szCs w:val="24"/>
              </w:rPr>
              <w:t>并行算法设计</w:t>
            </w:r>
          </w:p>
        </w:tc>
        <w:tc>
          <w:tcPr>
            <w:tcW w:w="2977" w:type="dxa"/>
            <w:tcBorders>
              <w:top w:val="single" w:sz="4" w:space="0" w:color="auto"/>
              <w:left w:val="single" w:sz="4" w:space="0" w:color="auto"/>
              <w:bottom w:val="single" w:sz="4" w:space="0" w:color="auto"/>
              <w:right w:val="single" w:sz="4" w:space="0" w:color="auto"/>
            </w:tcBorders>
          </w:tcPr>
          <w:p w14:paraId="360EB871" w14:textId="77777777" w:rsidR="00A15CCB" w:rsidRDefault="00D976B0">
            <w:pPr>
              <w:spacing w:line="420" w:lineRule="auto"/>
            </w:pPr>
            <w:r>
              <w:rPr>
                <w:rFonts w:hint="eastAsia"/>
                <w:sz w:val="24"/>
                <w:szCs w:val="24"/>
              </w:rPr>
              <w:t>负责</w:t>
            </w:r>
            <w:r>
              <w:rPr>
                <w:rFonts w:hint="eastAsia"/>
                <w:sz w:val="24"/>
                <w:szCs w:val="24"/>
              </w:rPr>
              <w:t>GPU</w:t>
            </w:r>
            <w:r>
              <w:rPr>
                <w:rFonts w:hint="eastAsia"/>
                <w:sz w:val="24"/>
                <w:szCs w:val="24"/>
              </w:rPr>
              <w:t>程序设计</w:t>
            </w:r>
          </w:p>
        </w:tc>
      </w:tr>
      <w:tr w:rsidR="00A15CCB" w14:paraId="2F0F4530"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tcPr>
          <w:p w14:paraId="75B2D80B" w14:textId="77777777" w:rsidR="00A15CCB" w:rsidRDefault="00D976B0">
            <w:pPr>
              <w:spacing w:line="420" w:lineRule="auto"/>
            </w:pPr>
            <w:r>
              <w:rPr>
                <w:rFonts w:hint="eastAsia"/>
                <w:sz w:val="24"/>
                <w:szCs w:val="24"/>
              </w:rPr>
              <w:t>宋亚芳</w:t>
            </w:r>
          </w:p>
        </w:tc>
        <w:tc>
          <w:tcPr>
            <w:tcW w:w="567" w:type="dxa"/>
            <w:tcBorders>
              <w:top w:val="single" w:sz="4" w:space="0" w:color="auto"/>
              <w:left w:val="single" w:sz="4" w:space="0" w:color="auto"/>
              <w:bottom w:val="single" w:sz="4" w:space="0" w:color="auto"/>
              <w:right w:val="single" w:sz="4" w:space="0" w:color="auto"/>
            </w:tcBorders>
          </w:tcPr>
          <w:p w14:paraId="69171940" w14:textId="77777777" w:rsidR="00A15CCB" w:rsidRDefault="00D976B0">
            <w:pPr>
              <w:spacing w:line="420" w:lineRule="auto"/>
            </w:pPr>
            <w:r>
              <w:rPr>
                <w:rFonts w:hint="eastAsia"/>
                <w:sz w:val="24"/>
                <w:szCs w:val="24"/>
              </w:rPr>
              <w:t>27</w:t>
            </w:r>
          </w:p>
        </w:tc>
        <w:tc>
          <w:tcPr>
            <w:tcW w:w="1418" w:type="dxa"/>
            <w:tcBorders>
              <w:top w:val="single" w:sz="4" w:space="0" w:color="auto"/>
              <w:left w:val="single" w:sz="4" w:space="0" w:color="auto"/>
              <w:bottom w:val="single" w:sz="4" w:space="0" w:color="auto"/>
              <w:right w:val="single" w:sz="4" w:space="0" w:color="auto"/>
            </w:tcBorders>
          </w:tcPr>
          <w:p w14:paraId="3630A4CF" w14:textId="77777777" w:rsidR="00A15CCB" w:rsidRDefault="00D976B0">
            <w:pPr>
              <w:spacing w:line="420" w:lineRule="auto"/>
            </w:pPr>
            <w:r>
              <w:rPr>
                <w:rFonts w:hint="eastAsia"/>
                <w:sz w:val="24"/>
                <w:szCs w:val="24"/>
              </w:rPr>
              <w:t>工程师</w:t>
            </w:r>
          </w:p>
        </w:tc>
        <w:tc>
          <w:tcPr>
            <w:tcW w:w="2672" w:type="dxa"/>
            <w:tcBorders>
              <w:top w:val="single" w:sz="4" w:space="0" w:color="auto"/>
              <w:left w:val="single" w:sz="4" w:space="0" w:color="auto"/>
              <w:bottom w:val="single" w:sz="4" w:space="0" w:color="auto"/>
              <w:right w:val="single" w:sz="4" w:space="0" w:color="auto"/>
            </w:tcBorders>
          </w:tcPr>
          <w:p w14:paraId="032F7D02" w14:textId="77777777" w:rsidR="00A15CCB" w:rsidRDefault="00D976B0">
            <w:pPr>
              <w:spacing w:line="420" w:lineRule="auto"/>
            </w:pPr>
            <w:r>
              <w:rPr>
                <w:rFonts w:hint="eastAsia"/>
                <w:sz w:val="24"/>
                <w:szCs w:val="24"/>
              </w:rPr>
              <w:t>交换网络设计</w:t>
            </w:r>
          </w:p>
        </w:tc>
        <w:tc>
          <w:tcPr>
            <w:tcW w:w="2977" w:type="dxa"/>
            <w:tcBorders>
              <w:top w:val="single" w:sz="4" w:space="0" w:color="auto"/>
              <w:left w:val="single" w:sz="4" w:space="0" w:color="auto"/>
              <w:bottom w:val="single" w:sz="4" w:space="0" w:color="auto"/>
              <w:right w:val="single" w:sz="4" w:space="0" w:color="auto"/>
            </w:tcBorders>
          </w:tcPr>
          <w:p w14:paraId="4FDB671B" w14:textId="77777777" w:rsidR="00A15CCB" w:rsidRDefault="00D976B0">
            <w:pPr>
              <w:spacing w:line="420" w:lineRule="auto"/>
            </w:pPr>
            <w:r>
              <w:rPr>
                <w:rFonts w:hint="eastAsia"/>
                <w:sz w:val="24"/>
                <w:szCs w:val="24"/>
              </w:rPr>
              <w:t>负责交换网络设计</w:t>
            </w:r>
          </w:p>
        </w:tc>
      </w:tr>
      <w:tr w:rsidR="00A15CCB" w14:paraId="2A9E7D4E"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tcPr>
          <w:p w14:paraId="77DE0CC3" w14:textId="77777777" w:rsidR="00A15CCB" w:rsidRDefault="00D976B0">
            <w:pPr>
              <w:spacing w:line="420" w:lineRule="auto"/>
            </w:pPr>
            <w:r>
              <w:rPr>
                <w:rFonts w:hint="eastAsia"/>
                <w:sz w:val="24"/>
                <w:szCs w:val="24"/>
              </w:rPr>
              <w:t>穆敬彬</w:t>
            </w:r>
          </w:p>
        </w:tc>
        <w:tc>
          <w:tcPr>
            <w:tcW w:w="567" w:type="dxa"/>
            <w:tcBorders>
              <w:top w:val="single" w:sz="4" w:space="0" w:color="auto"/>
              <w:left w:val="single" w:sz="4" w:space="0" w:color="auto"/>
              <w:bottom w:val="single" w:sz="4" w:space="0" w:color="auto"/>
              <w:right w:val="single" w:sz="4" w:space="0" w:color="auto"/>
            </w:tcBorders>
          </w:tcPr>
          <w:p w14:paraId="1C9C9C3D" w14:textId="77777777" w:rsidR="00A15CCB" w:rsidRDefault="00D976B0">
            <w:pPr>
              <w:spacing w:line="420" w:lineRule="auto"/>
            </w:pPr>
            <w:r>
              <w:rPr>
                <w:rFonts w:hint="eastAsia"/>
                <w:sz w:val="24"/>
                <w:szCs w:val="24"/>
              </w:rPr>
              <w:t>30</w:t>
            </w:r>
          </w:p>
        </w:tc>
        <w:tc>
          <w:tcPr>
            <w:tcW w:w="1418" w:type="dxa"/>
            <w:tcBorders>
              <w:top w:val="single" w:sz="4" w:space="0" w:color="auto"/>
              <w:left w:val="single" w:sz="4" w:space="0" w:color="auto"/>
              <w:bottom w:val="single" w:sz="4" w:space="0" w:color="auto"/>
              <w:right w:val="single" w:sz="4" w:space="0" w:color="auto"/>
            </w:tcBorders>
          </w:tcPr>
          <w:p w14:paraId="3F228C54" w14:textId="77777777" w:rsidR="00A15CCB" w:rsidRDefault="00D976B0">
            <w:pPr>
              <w:spacing w:line="420" w:lineRule="auto"/>
            </w:pPr>
            <w:r>
              <w:rPr>
                <w:rFonts w:hint="eastAsia"/>
                <w:sz w:val="24"/>
                <w:szCs w:val="24"/>
              </w:rPr>
              <w:t>工程师</w:t>
            </w:r>
          </w:p>
        </w:tc>
        <w:tc>
          <w:tcPr>
            <w:tcW w:w="2672" w:type="dxa"/>
            <w:tcBorders>
              <w:top w:val="single" w:sz="4" w:space="0" w:color="auto"/>
              <w:left w:val="single" w:sz="4" w:space="0" w:color="auto"/>
              <w:bottom w:val="single" w:sz="4" w:space="0" w:color="auto"/>
              <w:right w:val="single" w:sz="4" w:space="0" w:color="auto"/>
            </w:tcBorders>
          </w:tcPr>
          <w:p w14:paraId="2B6E46E3" w14:textId="77777777" w:rsidR="00A15CCB" w:rsidRDefault="00D976B0">
            <w:pPr>
              <w:spacing w:line="420" w:lineRule="auto"/>
            </w:pPr>
            <w:r>
              <w:rPr>
                <w:rFonts w:hint="eastAsia"/>
                <w:sz w:val="24"/>
                <w:szCs w:val="24"/>
              </w:rPr>
              <w:t>高速电路设计</w:t>
            </w:r>
          </w:p>
        </w:tc>
        <w:tc>
          <w:tcPr>
            <w:tcW w:w="2977" w:type="dxa"/>
            <w:tcBorders>
              <w:top w:val="single" w:sz="4" w:space="0" w:color="auto"/>
              <w:left w:val="single" w:sz="4" w:space="0" w:color="auto"/>
              <w:bottom w:val="single" w:sz="4" w:space="0" w:color="auto"/>
              <w:right w:val="single" w:sz="4" w:space="0" w:color="auto"/>
            </w:tcBorders>
          </w:tcPr>
          <w:p w14:paraId="40A23A2C" w14:textId="77777777" w:rsidR="00A15CCB" w:rsidRDefault="00D976B0">
            <w:pPr>
              <w:spacing w:line="420" w:lineRule="auto"/>
            </w:pPr>
            <w:r>
              <w:rPr>
                <w:rFonts w:hint="eastAsia"/>
                <w:sz w:val="24"/>
                <w:szCs w:val="24"/>
              </w:rPr>
              <w:t>负责电路板卡设计</w:t>
            </w:r>
          </w:p>
        </w:tc>
      </w:tr>
      <w:tr w:rsidR="00A15CCB" w14:paraId="6CFB0A69"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vAlign w:val="center"/>
          </w:tcPr>
          <w:p w14:paraId="1D39F294"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sz w:val="24"/>
                <w:szCs w:val="24"/>
              </w:rPr>
              <w:t>孙士杰</w:t>
            </w:r>
          </w:p>
        </w:tc>
        <w:tc>
          <w:tcPr>
            <w:tcW w:w="567" w:type="dxa"/>
            <w:tcBorders>
              <w:top w:val="single" w:sz="4" w:space="0" w:color="auto"/>
              <w:left w:val="single" w:sz="4" w:space="0" w:color="auto"/>
              <w:bottom w:val="single" w:sz="4" w:space="0" w:color="auto"/>
              <w:right w:val="single" w:sz="4" w:space="0" w:color="auto"/>
            </w:tcBorders>
            <w:vAlign w:val="center"/>
          </w:tcPr>
          <w:p w14:paraId="531BD80E"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sz w:val="24"/>
                <w:szCs w:val="24"/>
              </w:rPr>
              <w:t>29</w:t>
            </w:r>
          </w:p>
        </w:tc>
        <w:tc>
          <w:tcPr>
            <w:tcW w:w="1418" w:type="dxa"/>
            <w:tcBorders>
              <w:top w:val="single" w:sz="4" w:space="0" w:color="auto"/>
              <w:left w:val="single" w:sz="4" w:space="0" w:color="auto"/>
              <w:bottom w:val="single" w:sz="4" w:space="0" w:color="auto"/>
              <w:right w:val="single" w:sz="4" w:space="0" w:color="auto"/>
            </w:tcBorders>
            <w:vAlign w:val="center"/>
          </w:tcPr>
          <w:p w14:paraId="6E3C6514"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sz w:val="24"/>
                <w:szCs w:val="24"/>
              </w:rPr>
              <w:t>工程师</w:t>
            </w:r>
          </w:p>
        </w:tc>
        <w:tc>
          <w:tcPr>
            <w:tcW w:w="2672" w:type="dxa"/>
            <w:tcBorders>
              <w:top w:val="single" w:sz="4" w:space="0" w:color="auto"/>
              <w:left w:val="single" w:sz="4" w:space="0" w:color="auto"/>
              <w:bottom w:val="single" w:sz="4" w:space="0" w:color="auto"/>
              <w:right w:val="single" w:sz="4" w:space="0" w:color="auto"/>
            </w:tcBorders>
            <w:vAlign w:val="center"/>
          </w:tcPr>
          <w:p w14:paraId="1DFEA1DC"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hint="eastAsia"/>
                <w:sz w:val="24"/>
                <w:szCs w:val="24"/>
              </w:rPr>
              <w:t>射电天文技术与方法</w:t>
            </w:r>
          </w:p>
        </w:tc>
        <w:tc>
          <w:tcPr>
            <w:tcW w:w="2977" w:type="dxa"/>
            <w:tcBorders>
              <w:top w:val="single" w:sz="4" w:space="0" w:color="auto"/>
              <w:left w:val="single" w:sz="4" w:space="0" w:color="auto"/>
              <w:bottom w:val="single" w:sz="4" w:space="0" w:color="auto"/>
              <w:right w:val="single" w:sz="4" w:space="0" w:color="auto"/>
            </w:tcBorders>
            <w:vAlign w:val="center"/>
          </w:tcPr>
          <w:p w14:paraId="4C94367C"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sz w:val="24"/>
                <w:szCs w:val="24"/>
              </w:rPr>
              <w:t>多波束系统调试</w:t>
            </w:r>
          </w:p>
        </w:tc>
      </w:tr>
      <w:tr w:rsidR="00A15CCB" w14:paraId="0CFF1CE4"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vAlign w:val="center"/>
          </w:tcPr>
          <w:p w14:paraId="75CB5667"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张兢予</w:t>
            </w:r>
          </w:p>
        </w:tc>
        <w:tc>
          <w:tcPr>
            <w:tcW w:w="567" w:type="dxa"/>
            <w:tcBorders>
              <w:top w:val="single" w:sz="4" w:space="0" w:color="auto"/>
              <w:left w:val="single" w:sz="4" w:space="0" w:color="auto"/>
              <w:bottom w:val="single" w:sz="4" w:space="0" w:color="auto"/>
              <w:right w:val="single" w:sz="4" w:space="0" w:color="auto"/>
            </w:tcBorders>
            <w:vAlign w:val="center"/>
          </w:tcPr>
          <w:p w14:paraId="14BE9BCA"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sz w:val="24"/>
                <w:szCs w:val="24"/>
              </w:rPr>
              <w:t>32</w:t>
            </w:r>
          </w:p>
        </w:tc>
        <w:tc>
          <w:tcPr>
            <w:tcW w:w="1418" w:type="dxa"/>
            <w:tcBorders>
              <w:top w:val="single" w:sz="4" w:space="0" w:color="auto"/>
              <w:left w:val="single" w:sz="4" w:space="0" w:color="auto"/>
              <w:bottom w:val="single" w:sz="4" w:space="0" w:color="auto"/>
              <w:right w:val="single" w:sz="4" w:space="0" w:color="auto"/>
            </w:tcBorders>
            <w:vAlign w:val="center"/>
          </w:tcPr>
          <w:p w14:paraId="6F6B5D49"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管理人员</w:t>
            </w:r>
          </w:p>
        </w:tc>
        <w:tc>
          <w:tcPr>
            <w:tcW w:w="2672" w:type="dxa"/>
            <w:tcBorders>
              <w:top w:val="single" w:sz="4" w:space="0" w:color="auto"/>
              <w:left w:val="single" w:sz="4" w:space="0" w:color="auto"/>
              <w:bottom w:val="single" w:sz="4" w:space="0" w:color="auto"/>
              <w:right w:val="single" w:sz="4" w:space="0" w:color="auto"/>
            </w:tcBorders>
            <w:vAlign w:val="center"/>
          </w:tcPr>
          <w:p w14:paraId="04E6AF9C"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hint="eastAsia"/>
                <w:color w:val="000000"/>
                <w:sz w:val="24"/>
                <w:szCs w:val="24"/>
              </w:rPr>
              <w:t>项目管理</w:t>
            </w:r>
          </w:p>
        </w:tc>
        <w:tc>
          <w:tcPr>
            <w:tcW w:w="2977" w:type="dxa"/>
            <w:tcBorders>
              <w:top w:val="single" w:sz="4" w:space="0" w:color="auto"/>
              <w:left w:val="single" w:sz="4" w:space="0" w:color="auto"/>
              <w:bottom w:val="single" w:sz="4" w:space="0" w:color="auto"/>
              <w:right w:val="single" w:sz="4" w:space="0" w:color="auto"/>
            </w:tcBorders>
            <w:vAlign w:val="center"/>
          </w:tcPr>
          <w:p w14:paraId="20EBB157"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负责课题预算、支出等</w:t>
            </w:r>
          </w:p>
        </w:tc>
      </w:tr>
      <w:tr w:rsidR="00A15CCB" w14:paraId="4F2D7B11"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vAlign w:val="center"/>
          </w:tcPr>
          <w:p w14:paraId="320418D7"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lastRenderedPageBreak/>
              <w:t>王有刚</w:t>
            </w:r>
          </w:p>
        </w:tc>
        <w:tc>
          <w:tcPr>
            <w:tcW w:w="567" w:type="dxa"/>
            <w:tcBorders>
              <w:top w:val="single" w:sz="4" w:space="0" w:color="auto"/>
              <w:left w:val="single" w:sz="4" w:space="0" w:color="auto"/>
              <w:bottom w:val="single" w:sz="4" w:space="0" w:color="auto"/>
              <w:right w:val="single" w:sz="4" w:space="0" w:color="auto"/>
            </w:tcBorders>
            <w:vAlign w:val="center"/>
          </w:tcPr>
          <w:p w14:paraId="6239CAEB"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sz w:val="24"/>
                <w:szCs w:val="24"/>
              </w:rPr>
              <w:t>37</w:t>
            </w:r>
          </w:p>
        </w:tc>
        <w:tc>
          <w:tcPr>
            <w:tcW w:w="1418" w:type="dxa"/>
            <w:tcBorders>
              <w:top w:val="single" w:sz="4" w:space="0" w:color="auto"/>
              <w:left w:val="single" w:sz="4" w:space="0" w:color="auto"/>
              <w:bottom w:val="single" w:sz="4" w:space="0" w:color="auto"/>
              <w:right w:val="single" w:sz="4" w:space="0" w:color="auto"/>
            </w:tcBorders>
            <w:vAlign w:val="center"/>
          </w:tcPr>
          <w:p w14:paraId="5E2A78E7"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副研究员</w:t>
            </w:r>
          </w:p>
        </w:tc>
        <w:tc>
          <w:tcPr>
            <w:tcW w:w="2672" w:type="dxa"/>
            <w:tcBorders>
              <w:top w:val="single" w:sz="4" w:space="0" w:color="auto"/>
              <w:left w:val="single" w:sz="4" w:space="0" w:color="auto"/>
              <w:bottom w:val="single" w:sz="4" w:space="0" w:color="auto"/>
              <w:right w:val="single" w:sz="4" w:space="0" w:color="auto"/>
            </w:tcBorders>
            <w:vAlign w:val="center"/>
          </w:tcPr>
          <w:p w14:paraId="1E6D2676"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hint="eastAsia"/>
                <w:color w:val="000000"/>
                <w:sz w:val="24"/>
                <w:szCs w:val="24"/>
              </w:rPr>
              <w:t>天体物理</w:t>
            </w:r>
          </w:p>
        </w:tc>
        <w:tc>
          <w:tcPr>
            <w:tcW w:w="2977" w:type="dxa"/>
            <w:tcBorders>
              <w:top w:val="single" w:sz="4" w:space="0" w:color="auto"/>
              <w:left w:val="single" w:sz="4" w:space="0" w:color="auto"/>
              <w:bottom w:val="single" w:sz="4" w:space="0" w:color="auto"/>
              <w:right w:val="single" w:sz="4" w:space="0" w:color="auto"/>
            </w:tcBorders>
            <w:vAlign w:val="center"/>
          </w:tcPr>
          <w:p w14:paraId="5C694FF6"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Tahoma" w:hint="eastAsia"/>
                <w:color w:val="000000"/>
                <w:sz w:val="24"/>
                <w:szCs w:val="24"/>
              </w:rPr>
              <w:t>系统要求与实验测试</w:t>
            </w:r>
          </w:p>
        </w:tc>
      </w:tr>
      <w:tr w:rsidR="00A15CCB" w14:paraId="64535A2C"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vAlign w:val="center"/>
          </w:tcPr>
          <w:p w14:paraId="1ED707D4" w14:textId="77777777" w:rsidR="00A15CCB" w:rsidRDefault="00D976B0">
            <w:pPr>
              <w:spacing w:line="420" w:lineRule="auto"/>
              <w:rPr>
                <w:rFonts w:asciiTheme="minorEastAsia" w:eastAsiaTheme="minorEastAsia" w:hAnsiTheme="minorEastAsia" w:cs="SimSun"/>
              </w:rPr>
            </w:pPr>
            <w:r>
              <w:rPr>
                <w:rFonts w:asciiTheme="minorEastAsia" w:eastAsiaTheme="minorEastAsia" w:hAnsiTheme="minorEastAsia" w:cs="SimSun" w:hint="eastAsia"/>
                <w:sz w:val="24"/>
                <w:szCs w:val="24"/>
              </w:rPr>
              <w:t>徐怡冬</w:t>
            </w:r>
          </w:p>
        </w:tc>
        <w:tc>
          <w:tcPr>
            <w:tcW w:w="567" w:type="dxa"/>
            <w:tcBorders>
              <w:top w:val="single" w:sz="4" w:space="0" w:color="auto"/>
              <w:left w:val="single" w:sz="4" w:space="0" w:color="auto"/>
              <w:bottom w:val="single" w:sz="4" w:space="0" w:color="auto"/>
              <w:right w:val="single" w:sz="4" w:space="0" w:color="auto"/>
            </w:tcBorders>
            <w:vAlign w:val="center"/>
          </w:tcPr>
          <w:p w14:paraId="3A5422E3" w14:textId="77777777" w:rsidR="00A15CCB" w:rsidRDefault="00D976B0">
            <w:pPr>
              <w:spacing w:line="420" w:lineRule="auto"/>
              <w:rPr>
                <w:rFonts w:asciiTheme="minorEastAsia" w:eastAsiaTheme="minorEastAsia" w:hAnsiTheme="minorEastAsia" w:cs="SimSun"/>
              </w:rPr>
            </w:pPr>
            <w:r>
              <w:rPr>
                <w:rFonts w:asciiTheme="minorEastAsia" w:eastAsiaTheme="minorEastAsia" w:hAnsiTheme="minorEastAsia" w:cs="SimSun" w:hint="eastAsia"/>
                <w:sz w:val="24"/>
                <w:szCs w:val="24"/>
              </w:rPr>
              <w:t>32</w:t>
            </w:r>
          </w:p>
        </w:tc>
        <w:tc>
          <w:tcPr>
            <w:tcW w:w="1418" w:type="dxa"/>
            <w:tcBorders>
              <w:top w:val="single" w:sz="4" w:space="0" w:color="auto"/>
              <w:left w:val="single" w:sz="4" w:space="0" w:color="auto"/>
              <w:bottom w:val="single" w:sz="4" w:space="0" w:color="auto"/>
              <w:right w:val="single" w:sz="4" w:space="0" w:color="auto"/>
            </w:tcBorders>
            <w:vAlign w:val="center"/>
          </w:tcPr>
          <w:p w14:paraId="48CB3442" w14:textId="77777777" w:rsidR="00A15CCB" w:rsidRDefault="00D976B0">
            <w:pPr>
              <w:spacing w:line="420" w:lineRule="auto"/>
              <w:rPr>
                <w:rFonts w:asciiTheme="minorEastAsia" w:eastAsiaTheme="minorEastAsia" w:hAnsiTheme="minorEastAsia" w:cs="SimSun"/>
              </w:rPr>
            </w:pPr>
            <w:r>
              <w:rPr>
                <w:rFonts w:asciiTheme="minorEastAsia" w:eastAsiaTheme="minorEastAsia" w:hAnsiTheme="minorEastAsia" w:cs="SimSun" w:hint="eastAsia"/>
                <w:sz w:val="24"/>
                <w:szCs w:val="24"/>
              </w:rPr>
              <w:t>副研究员</w:t>
            </w:r>
          </w:p>
        </w:tc>
        <w:tc>
          <w:tcPr>
            <w:tcW w:w="2672" w:type="dxa"/>
            <w:tcBorders>
              <w:top w:val="single" w:sz="4" w:space="0" w:color="auto"/>
              <w:left w:val="single" w:sz="4" w:space="0" w:color="auto"/>
              <w:bottom w:val="single" w:sz="4" w:space="0" w:color="auto"/>
              <w:right w:val="single" w:sz="4" w:space="0" w:color="auto"/>
            </w:tcBorders>
            <w:vAlign w:val="center"/>
          </w:tcPr>
          <w:p w14:paraId="36A0A0FE" w14:textId="77777777" w:rsidR="00A15CCB" w:rsidRDefault="00D976B0">
            <w:pPr>
              <w:spacing w:line="420" w:lineRule="auto"/>
              <w:rPr>
                <w:rFonts w:asciiTheme="minorEastAsia" w:eastAsiaTheme="minorEastAsia" w:hAnsiTheme="minorEastAsia"/>
              </w:rPr>
            </w:pPr>
            <w:r>
              <w:rPr>
                <w:rFonts w:hint="eastAsia"/>
                <w:sz w:val="24"/>
                <w:szCs w:val="24"/>
              </w:rPr>
              <w:t>宇宙学</w:t>
            </w:r>
          </w:p>
        </w:tc>
        <w:tc>
          <w:tcPr>
            <w:tcW w:w="2977" w:type="dxa"/>
            <w:tcBorders>
              <w:top w:val="single" w:sz="4" w:space="0" w:color="auto"/>
              <w:left w:val="single" w:sz="4" w:space="0" w:color="auto"/>
              <w:bottom w:val="single" w:sz="4" w:space="0" w:color="auto"/>
              <w:right w:val="single" w:sz="4" w:space="0" w:color="auto"/>
            </w:tcBorders>
            <w:vAlign w:val="center"/>
          </w:tcPr>
          <w:p w14:paraId="4B4D0205" w14:textId="77777777" w:rsidR="00A15CCB" w:rsidRDefault="00D976B0">
            <w:pPr>
              <w:spacing w:line="420" w:lineRule="auto"/>
              <w:rPr>
                <w:rFonts w:asciiTheme="minorEastAsia" w:eastAsiaTheme="minorEastAsia" w:hAnsiTheme="minorEastAsia" w:cs="SimSun"/>
              </w:rPr>
            </w:pPr>
            <w:r>
              <w:rPr>
                <w:rFonts w:asciiTheme="minorEastAsia" w:eastAsiaTheme="minorEastAsia" w:hAnsiTheme="minorEastAsia" w:cs="Tahoma" w:hint="eastAsia"/>
                <w:sz w:val="24"/>
                <w:szCs w:val="24"/>
              </w:rPr>
              <w:t>系统要求和数值模拟</w:t>
            </w:r>
          </w:p>
        </w:tc>
      </w:tr>
      <w:tr w:rsidR="00A15CCB" w14:paraId="56440117"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vAlign w:val="center"/>
          </w:tcPr>
          <w:p w14:paraId="6CB73A73" w14:textId="77777777" w:rsidR="00A15CCB" w:rsidRDefault="00D976B0">
            <w:pPr>
              <w:spacing w:line="420" w:lineRule="auto"/>
              <w:rPr>
                <w:rFonts w:asciiTheme="minorEastAsia" w:eastAsiaTheme="minorEastAsia" w:hAnsiTheme="minorEastAsia" w:cs="SimSun"/>
                <w:color w:val="000000"/>
                <w:sz w:val="24"/>
                <w:szCs w:val="24"/>
              </w:rPr>
            </w:pPr>
            <w:r>
              <w:rPr>
                <w:rFonts w:asciiTheme="minorEastAsia" w:eastAsiaTheme="minorEastAsia" w:hAnsiTheme="minorEastAsia" w:cs="SimSun" w:hint="eastAsia"/>
                <w:color w:val="000000"/>
                <w:sz w:val="24"/>
                <w:szCs w:val="24"/>
              </w:rPr>
              <w:t>巩岩</w:t>
            </w:r>
          </w:p>
        </w:tc>
        <w:tc>
          <w:tcPr>
            <w:tcW w:w="567" w:type="dxa"/>
            <w:tcBorders>
              <w:top w:val="single" w:sz="4" w:space="0" w:color="auto"/>
              <w:left w:val="single" w:sz="4" w:space="0" w:color="auto"/>
              <w:bottom w:val="single" w:sz="4" w:space="0" w:color="auto"/>
              <w:right w:val="single" w:sz="4" w:space="0" w:color="auto"/>
            </w:tcBorders>
            <w:vAlign w:val="center"/>
          </w:tcPr>
          <w:p w14:paraId="4C4A4044" w14:textId="77777777" w:rsidR="00A15CCB" w:rsidRDefault="00D47DE9">
            <w:pPr>
              <w:spacing w:line="420" w:lineRule="auto"/>
              <w:rPr>
                <w:rFonts w:asciiTheme="minorEastAsia" w:eastAsiaTheme="minorEastAsia" w:hAnsiTheme="minorEastAsia" w:cs="SimSun"/>
                <w:sz w:val="24"/>
                <w:szCs w:val="24"/>
              </w:rPr>
            </w:pPr>
            <w:r>
              <w:rPr>
                <w:rFonts w:asciiTheme="minorEastAsia" w:eastAsiaTheme="minorEastAsia" w:hAnsiTheme="minorEastAsia" w:cs="SimSun" w:hint="eastAsia"/>
                <w:sz w:val="24"/>
                <w:szCs w:val="24"/>
              </w:rPr>
              <w:t>34</w:t>
            </w:r>
          </w:p>
        </w:tc>
        <w:tc>
          <w:tcPr>
            <w:tcW w:w="1418" w:type="dxa"/>
            <w:tcBorders>
              <w:top w:val="single" w:sz="4" w:space="0" w:color="auto"/>
              <w:left w:val="single" w:sz="4" w:space="0" w:color="auto"/>
              <w:bottom w:val="single" w:sz="4" w:space="0" w:color="auto"/>
              <w:right w:val="single" w:sz="4" w:space="0" w:color="auto"/>
            </w:tcBorders>
            <w:vAlign w:val="center"/>
          </w:tcPr>
          <w:p w14:paraId="57905F85" w14:textId="77777777" w:rsidR="00A15CCB" w:rsidRDefault="00D976B0">
            <w:pPr>
              <w:spacing w:line="420" w:lineRule="auto"/>
              <w:rPr>
                <w:rFonts w:asciiTheme="minorEastAsia" w:eastAsiaTheme="minorEastAsia" w:hAnsiTheme="minorEastAsia" w:cs="SimSun"/>
                <w:color w:val="000000"/>
                <w:sz w:val="24"/>
                <w:szCs w:val="24"/>
              </w:rPr>
            </w:pPr>
            <w:r>
              <w:rPr>
                <w:rFonts w:asciiTheme="minorEastAsia" w:eastAsiaTheme="minorEastAsia" w:hAnsiTheme="minorEastAsia" w:cs="SimSun" w:hint="eastAsia"/>
                <w:color w:val="000000"/>
                <w:sz w:val="24"/>
                <w:szCs w:val="24"/>
              </w:rPr>
              <w:t>百人研究员</w:t>
            </w:r>
          </w:p>
        </w:tc>
        <w:tc>
          <w:tcPr>
            <w:tcW w:w="2672" w:type="dxa"/>
            <w:tcBorders>
              <w:top w:val="single" w:sz="4" w:space="0" w:color="auto"/>
              <w:left w:val="single" w:sz="4" w:space="0" w:color="auto"/>
              <w:bottom w:val="single" w:sz="4" w:space="0" w:color="auto"/>
              <w:right w:val="single" w:sz="4" w:space="0" w:color="auto"/>
            </w:tcBorders>
            <w:vAlign w:val="center"/>
          </w:tcPr>
          <w:p w14:paraId="58AD63F5" w14:textId="77777777" w:rsidR="00A15CCB" w:rsidRDefault="00D976B0">
            <w:pPr>
              <w:spacing w:line="420" w:lineRule="auto"/>
              <w:rPr>
                <w:rFonts w:asciiTheme="minorEastAsia" w:eastAsiaTheme="minorEastAsia" w:hAnsiTheme="minorEastAsia"/>
                <w:color w:val="000000"/>
                <w:sz w:val="24"/>
                <w:szCs w:val="24"/>
              </w:rPr>
            </w:pPr>
            <w:r>
              <w:rPr>
                <w:rFonts w:hint="eastAsia"/>
                <w:sz w:val="24"/>
                <w:szCs w:val="24"/>
              </w:rPr>
              <w:t>宇宙学</w:t>
            </w:r>
          </w:p>
        </w:tc>
        <w:tc>
          <w:tcPr>
            <w:tcW w:w="2977" w:type="dxa"/>
            <w:tcBorders>
              <w:top w:val="single" w:sz="4" w:space="0" w:color="auto"/>
              <w:left w:val="single" w:sz="4" w:space="0" w:color="auto"/>
              <w:bottom w:val="single" w:sz="4" w:space="0" w:color="auto"/>
              <w:right w:val="single" w:sz="4" w:space="0" w:color="auto"/>
            </w:tcBorders>
            <w:vAlign w:val="center"/>
          </w:tcPr>
          <w:p w14:paraId="0EE08466" w14:textId="77777777" w:rsidR="00A15CCB" w:rsidRDefault="00D976B0">
            <w:pPr>
              <w:spacing w:line="420" w:lineRule="auto"/>
              <w:rPr>
                <w:rFonts w:asciiTheme="minorEastAsia" w:eastAsiaTheme="minorEastAsia" w:hAnsiTheme="minorEastAsia" w:cs="SimSun"/>
                <w:color w:val="000000"/>
                <w:sz w:val="24"/>
                <w:szCs w:val="24"/>
              </w:rPr>
            </w:pPr>
            <w:r>
              <w:rPr>
                <w:rFonts w:asciiTheme="minorEastAsia" w:eastAsiaTheme="minorEastAsia" w:hAnsiTheme="minorEastAsia" w:cs="SimSun" w:hint="eastAsia"/>
                <w:color w:val="000000"/>
                <w:sz w:val="24"/>
                <w:szCs w:val="24"/>
              </w:rPr>
              <w:t>交叉认证研究</w:t>
            </w:r>
          </w:p>
        </w:tc>
      </w:tr>
      <w:tr w:rsidR="00A15CCB" w14:paraId="6375E7A9"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vAlign w:val="center"/>
          </w:tcPr>
          <w:p w14:paraId="09EAA680" w14:textId="77777777" w:rsidR="00A15CCB" w:rsidRDefault="00D976B0">
            <w:pPr>
              <w:spacing w:line="420" w:lineRule="auto"/>
              <w:rPr>
                <w:rFonts w:asciiTheme="minorEastAsia" w:eastAsiaTheme="minorEastAsia" w:hAnsiTheme="minorEastAsia" w:cs="SimSun"/>
                <w:color w:val="000000"/>
                <w:sz w:val="24"/>
                <w:szCs w:val="24"/>
              </w:rPr>
            </w:pPr>
            <w:r>
              <w:rPr>
                <w:rFonts w:asciiTheme="minorEastAsia" w:eastAsiaTheme="minorEastAsia" w:hAnsiTheme="minorEastAsia" w:cs="SimSun" w:hint="eastAsia"/>
                <w:color w:val="000000"/>
                <w:sz w:val="24"/>
                <w:szCs w:val="24"/>
              </w:rPr>
              <w:t>岳斌</w:t>
            </w:r>
          </w:p>
        </w:tc>
        <w:tc>
          <w:tcPr>
            <w:tcW w:w="567" w:type="dxa"/>
            <w:tcBorders>
              <w:top w:val="single" w:sz="4" w:space="0" w:color="auto"/>
              <w:left w:val="single" w:sz="4" w:space="0" w:color="auto"/>
              <w:bottom w:val="single" w:sz="4" w:space="0" w:color="auto"/>
              <w:right w:val="single" w:sz="4" w:space="0" w:color="auto"/>
            </w:tcBorders>
            <w:vAlign w:val="center"/>
          </w:tcPr>
          <w:p w14:paraId="0A02397F" w14:textId="77777777" w:rsidR="00A15CCB" w:rsidRDefault="00D47DE9">
            <w:pPr>
              <w:spacing w:line="420" w:lineRule="auto"/>
              <w:rPr>
                <w:rFonts w:asciiTheme="minorEastAsia" w:eastAsiaTheme="minorEastAsia" w:hAnsiTheme="minorEastAsia" w:cs="SimSun"/>
                <w:sz w:val="24"/>
                <w:szCs w:val="24"/>
              </w:rPr>
            </w:pPr>
            <w:r>
              <w:rPr>
                <w:rFonts w:asciiTheme="minorEastAsia" w:eastAsiaTheme="minorEastAsia" w:hAnsiTheme="minorEastAsia" w:cs="SimSun" w:hint="eastAsia"/>
                <w:sz w:val="24"/>
                <w:szCs w:val="24"/>
              </w:rPr>
              <w:t>35</w:t>
            </w:r>
          </w:p>
        </w:tc>
        <w:tc>
          <w:tcPr>
            <w:tcW w:w="1418" w:type="dxa"/>
            <w:tcBorders>
              <w:top w:val="single" w:sz="4" w:space="0" w:color="auto"/>
              <w:left w:val="single" w:sz="4" w:space="0" w:color="auto"/>
              <w:bottom w:val="single" w:sz="4" w:space="0" w:color="auto"/>
              <w:right w:val="single" w:sz="4" w:space="0" w:color="auto"/>
            </w:tcBorders>
            <w:vAlign w:val="center"/>
          </w:tcPr>
          <w:p w14:paraId="12646B12" w14:textId="77777777" w:rsidR="00A15CCB" w:rsidRDefault="00D976B0">
            <w:pPr>
              <w:spacing w:line="420" w:lineRule="auto"/>
              <w:rPr>
                <w:rFonts w:asciiTheme="minorEastAsia" w:eastAsiaTheme="minorEastAsia" w:hAnsiTheme="minorEastAsia" w:cs="SimSun"/>
                <w:color w:val="000000"/>
                <w:sz w:val="24"/>
                <w:szCs w:val="24"/>
              </w:rPr>
            </w:pPr>
            <w:r>
              <w:rPr>
                <w:rFonts w:asciiTheme="minorEastAsia" w:eastAsiaTheme="minorEastAsia" w:hAnsiTheme="minorEastAsia" w:cs="SimSun" w:hint="eastAsia"/>
                <w:color w:val="000000"/>
                <w:sz w:val="24"/>
                <w:szCs w:val="24"/>
              </w:rPr>
              <w:t>百人研究员</w:t>
            </w:r>
          </w:p>
        </w:tc>
        <w:tc>
          <w:tcPr>
            <w:tcW w:w="2672" w:type="dxa"/>
            <w:tcBorders>
              <w:top w:val="single" w:sz="4" w:space="0" w:color="auto"/>
              <w:left w:val="single" w:sz="4" w:space="0" w:color="auto"/>
              <w:bottom w:val="single" w:sz="4" w:space="0" w:color="auto"/>
              <w:right w:val="single" w:sz="4" w:space="0" w:color="auto"/>
            </w:tcBorders>
            <w:vAlign w:val="center"/>
          </w:tcPr>
          <w:p w14:paraId="316C5247" w14:textId="77777777" w:rsidR="00A15CCB" w:rsidRDefault="00D976B0">
            <w:pPr>
              <w:spacing w:line="420" w:lineRule="auto"/>
              <w:rPr>
                <w:rFonts w:asciiTheme="minorEastAsia" w:eastAsiaTheme="minorEastAsia" w:hAnsiTheme="minorEastAsia"/>
                <w:color w:val="000000"/>
                <w:sz w:val="24"/>
                <w:szCs w:val="24"/>
              </w:rPr>
            </w:pPr>
            <w:r>
              <w:rPr>
                <w:rFonts w:hint="eastAsia"/>
                <w:sz w:val="24"/>
                <w:szCs w:val="24"/>
              </w:rPr>
              <w:t>宇宙学</w:t>
            </w:r>
          </w:p>
        </w:tc>
        <w:tc>
          <w:tcPr>
            <w:tcW w:w="2977" w:type="dxa"/>
            <w:tcBorders>
              <w:top w:val="single" w:sz="4" w:space="0" w:color="auto"/>
              <w:left w:val="single" w:sz="4" w:space="0" w:color="auto"/>
              <w:bottom w:val="single" w:sz="4" w:space="0" w:color="auto"/>
              <w:right w:val="single" w:sz="4" w:space="0" w:color="auto"/>
            </w:tcBorders>
            <w:vAlign w:val="center"/>
          </w:tcPr>
          <w:p w14:paraId="239D453D" w14:textId="77777777" w:rsidR="00A15CCB" w:rsidRDefault="00D976B0">
            <w:pPr>
              <w:spacing w:line="420" w:lineRule="auto"/>
              <w:rPr>
                <w:rFonts w:asciiTheme="minorEastAsia" w:eastAsiaTheme="minorEastAsia" w:hAnsiTheme="minorEastAsia" w:cs="SimSun"/>
                <w:color w:val="000000"/>
                <w:sz w:val="24"/>
                <w:szCs w:val="24"/>
              </w:rPr>
            </w:pPr>
            <w:r>
              <w:rPr>
                <w:rFonts w:asciiTheme="minorEastAsia" w:eastAsiaTheme="minorEastAsia" w:hAnsiTheme="minorEastAsia" w:cs="SimSun" w:hint="eastAsia"/>
                <w:color w:val="000000"/>
                <w:sz w:val="24"/>
                <w:szCs w:val="24"/>
              </w:rPr>
              <w:t>快速射电暴物理机制</w:t>
            </w:r>
          </w:p>
        </w:tc>
      </w:tr>
      <w:tr w:rsidR="00A15CCB" w:rsidRPr="00983B88" w14:paraId="2FFC6E28"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vAlign w:val="center"/>
          </w:tcPr>
          <w:p w14:paraId="3D452892" w14:textId="77777777" w:rsidR="00A15CCB" w:rsidRDefault="00D976B0">
            <w:pPr>
              <w:spacing w:line="420" w:lineRule="auto"/>
              <w:rPr>
                <w:rFonts w:asciiTheme="minorEastAsia" w:eastAsiaTheme="minorEastAsia" w:hAnsiTheme="minorEastAsia" w:cs="SimSun"/>
                <w:color w:val="000000"/>
                <w:sz w:val="24"/>
                <w:szCs w:val="24"/>
              </w:rPr>
            </w:pPr>
            <w:r>
              <w:rPr>
                <w:rFonts w:asciiTheme="minorEastAsia" w:eastAsiaTheme="minorEastAsia" w:hAnsiTheme="minorEastAsia" w:cs="SimSun" w:hint="eastAsia"/>
                <w:color w:val="000000"/>
                <w:sz w:val="24"/>
                <w:szCs w:val="24"/>
              </w:rPr>
              <w:t>高长军</w:t>
            </w:r>
          </w:p>
        </w:tc>
        <w:tc>
          <w:tcPr>
            <w:tcW w:w="567" w:type="dxa"/>
            <w:tcBorders>
              <w:top w:val="single" w:sz="4" w:space="0" w:color="auto"/>
              <w:left w:val="single" w:sz="4" w:space="0" w:color="auto"/>
              <w:bottom w:val="single" w:sz="4" w:space="0" w:color="auto"/>
              <w:right w:val="single" w:sz="4" w:space="0" w:color="auto"/>
            </w:tcBorders>
            <w:vAlign w:val="center"/>
          </w:tcPr>
          <w:p w14:paraId="21322B47" w14:textId="77777777" w:rsidR="00A15CCB" w:rsidRDefault="00D47DE9">
            <w:pPr>
              <w:spacing w:line="420" w:lineRule="auto"/>
              <w:rPr>
                <w:rFonts w:asciiTheme="minorEastAsia" w:eastAsiaTheme="minorEastAsia" w:hAnsiTheme="minorEastAsia" w:cs="SimSun"/>
                <w:sz w:val="24"/>
                <w:szCs w:val="24"/>
              </w:rPr>
            </w:pPr>
            <w:r>
              <w:rPr>
                <w:rFonts w:asciiTheme="minorEastAsia" w:eastAsiaTheme="minorEastAsia" w:hAnsiTheme="minorEastAsia" w:cs="SimSun" w:hint="eastAsia"/>
                <w:sz w:val="24"/>
                <w:szCs w:val="24"/>
              </w:rPr>
              <w:t>46</w:t>
            </w:r>
          </w:p>
        </w:tc>
        <w:tc>
          <w:tcPr>
            <w:tcW w:w="1418" w:type="dxa"/>
            <w:tcBorders>
              <w:top w:val="single" w:sz="4" w:space="0" w:color="auto"/>
              <w:left w:val="single" w:sz="4" w:space="0" w:color="auto"/>
              <w:bottom w:val="single" w:sz="4" w:space="0" w:color="auto"/>
              <w:right w:val="single" w:sz="4" w:space="0" w:color="auto"/>
            </w:tcBorders>
            <w:vAlign w:val="center"/>
          </w:tcPr>
          <w:p w14:paraId="1CB30C26" w14:textId="77777777" w:rsidR="00A15CCB" w:rsidRDefault="00D976B0">
            <w:pPr>
              <w:spacing w:line="420" w:lineRule="auto"/>
              <w:rPr>
                <w:rFonts w:asciiTheme="minorEastAsia" w:eastAsiaTheme="minorEastAsia" w:hAnsiTheme="minorEastAsia" w:cs="SimSun"/>
                <w:color w:val="000000"/>
                <w:sz w:val="24"/>
                <w:szCs w:val="24"/>
              </w:rPr>
            </w:pPr>
            <w:r>
              <w:rPr>
                <w:rFonts w:asciiTheme="minorEastAsia" w:eastAsiaTheme="minorEastAsia" w:hAnsiTheme="minorEastAsia" w:cs="SimSun" w:hint="eastAsia"/>
                <w:color w:val="000000"/>
                <w:sz w:val="24"/>
                <w:szCs w:val="24"/>
              </w:rPr>
              <w:t>研究员</w:t>
            </w:r>
          </w:p>
        </w:tc>
        <w:tc>
          <w:tcPr>
            <w:tcW w:w="2672" w:type="dxa"/>
            <w:tcBorders>
              <w:top w:val="single" w:sz="4" w:space="0" w:color="auto"/>
              <w:left w:val="single" w:sz="4" w:space="0" w:color="auto"/>
              <w:bottom w:val="single" w:sz="4" w:space="0" w:color="auto"/>
              <w:right w:val="single" w:sz="4" w:space="0" w:color="auto"/>
            </w:tcBorders>
            <w:vAlign w:val="center"/>
          </w:tcPr>
          <w:p w14:paraId="1BE5E0FA" w14:textId="77777777" w:rsidR="00A15CCB" w:rsidRDefault="00D976B0">
            <w:pPr>
              <w:spacing w:line="420" w:lineRule="auto"/>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宇宙学、黑洞理论</w:t>
            </w:r>
          </w:p>
        </w:tc>
        <w:tc>
          <w:tcPr>
            <w:tcW w:w="2977" w:type="dxa"/>
            <w:tcBorders>
              <w:top w:val="single" w:sz="4" w:space="0" w:color="auto"/>
              <w:left w:val="single" w:sz="4" w:space="0" w:color="auto"/>
              <w:bottom w:val="single" w:sz="4" w:space="0" w:color="auto"/>
              <w:right w:val="single" w:sz="4" w:space="0" w:color="auto"/>
            </w:tcBorders>
            <w:vAlign w:val="center"/>
          </w:tcPr>
          <w:p w14:paraId="5CF4A21F" w14:textId="77777777" w:rsidR="00A15CCB" w:rsidRDefault="00D976B0">
            <w:pPr>
              <w:spacing w:line="420" w:lineRule="auto"/>
              <w:rPr>
                <w:rFonts w:asciiTheme="minorEastAsia" w:eastAsiaTheme="minorEastAsia" w:hAnsiTheme="minorEastAsia" w:cs="SimSun"/>
                <w:color w:val="000000"/>
                <w:sz w:val="24"/>
                <w:szCs w:val="24"/>
              </w:rPr>
            </w:pPr>
            <w:r>
              <w:rPr>
                <w:rFonts w:asciiTheme="minorEastAsia" w:eastAsiaTheme="minorEastAsia" w:hAnsiTheme="minorEastAsia" w:cs="Tahoma" w:hint="eastAsia"/>
                <w:color w:val="000000"/>
                <w:sz w:val="24"/>
                <w:szCs w:val="24"/>
              </w:rPr>
              <w:t>引力波</w:t>
            </w:r>
            <w:r w:rsidR="00983B88">
              <w:rPr>
                <w:rFonts w:asciiTheme="minorEastAsia" w:eastAsiaTheme="minorEastAsia" w:hAnsiTheme="minorEastAsia" w:cs="Tahoma" w:hint="eastAsia"/>
                <w:color w:val="000000"/>
                <w:sz w:val="24"/>
                <w:szCs w:val="24"/>
              </w:rPr>
              <w:t>电磁</w:t>
            </w:r>
            <w:r>
              <w:rPr>
                <w:rFonts w:asciiTheme="minorEastAsia" w:eastAsiaTheme="minorEastAsia" w:hAnsiTheme="minorEastAsia" w:cs="Tahoma" w:hint="eastAsia"/>
                <w:color w:val="000000"/>
                <w:sz w:val="24"/>
                <w:szCs w:val="24"/>
              </w:rPr>
              <w:t>对应体研究</w:t>
            </w:r>
          </w:p>
        </w:tc>
      </w:tr>
      <w:tr w:rsidR="00A15CCB" w14:paraId="3E96C39F"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vAlign w:val="center"/>
          </w:tcPr>
          <w:p w14:paraId="021AC7C8"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李吉夏</w:t>
            </w:r>
          </w:p>
        </w:tc>
        <w:tc>
          <w:tcPr>
            <w:tcW w:w="567" w:type="dxa"/>
            <w:tcBorders>
              <w:top w:val="single" w:sz="4" w:space="0" w:color="auto"/>
              <w:left w:val="single" w:sz="4" w:space="0" w:color="auto"/>
              <w:bottom w:val="single" w:sz="4" w:space="0" w:color="auto"/>
              <w:right w:val="single" w:sz="4" w:space="0" w:color="auto"/>
            </w:tcBorders>
            <w:vAlign w:val="center"/>
          </w:tcPr>
          <w:p w14:paraId="586EEF90"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sz w:val="24"/>
                <w:szCs w:val="24"/>
              </w:rPr>
              <w:t>29</w:t>
            </w:r>
          </w:p>
        </w:tc>
        <w:tc>
          <w:tcPr>
            <w:tcW w:w="1418" w:type="dxa"/>
            <w:tcBorders>
              <w:top w:val="single" w:sz="4" w:space="0" w:color="auto"/>
              <w:left w:val="single" w:sz="4" w:space="0" w:color="auto"/>
              <w:bottom w:val="single" w:sz="4" w:space="0" w:color="auto"/>
              <w:right w:val="single" w:sz="4" w:space="0" w:color="auto"/>
            </w:tcBorders>
            <w:vAlign w:val="center"/>
          </w:tcPr>
          <w:p w14:paraId="32E95217"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博士研究生</w:t>
            </w:r>
          </w:p>
        </w:tc>
        <w:tc>
          <w:tcPr>
            <w:tcW w:w="2672" w:type="dxa"/>
            <w:tcBorders>
              <w:top w:val="single" w:sz="4" w:space="0" w:color="auto"/>
              <w:left w:val="single" w:sz="4" w:space="0" w:color="auto"/>
              <w:bottom w:val="single" w:sz="4" w:space="0" w:color="auto"/>
              <w:right w:val="single" w:sz="4" w:space="0" w:color="auto"/>
            </w:tcBorders>
            <w:vAlign w:val="center"/>
          </w:tcPr>
          <w:p w14:paraId="3BFF009E"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hint="eastAsia"/>
                <w:color w:val="000000"/>
                <w:sz w:val="24"/>
                <w:szCs w:val="24"/>
              </w:rPr>
              <w:t>天体物理</w:t>
            </w:r>
          </w:p>
        </w:tc>
        <w:tc>
          <w:tcPr>
            <w:tcW w:w="2977" w:type="dxa"/>
            <w:tcBorders>
              <w:top w:val="single" w:sz="4" w:space="0" w:color="auto"/>
              <w:left w:val="single" w:sz="4" w:space="0" w:color="auto"/>
              <w:bottom w:val="single" w:sz="4" w:space="0" w:color="auto"/>
              <w:right w:val="single" w:sz="4" w:space="0" w:color="auto"/>
            </w:tcBorders>
            <w:vAlign w:val="center"/>
          </w:tcPr>
          <w:p w14:paraId="40C77315"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系统安装调试和数据处理</w:t>
            </w:r>
          </w:p>
        </w:tc>
      </w:tr>
      <w:tr w:rsidR="00A15CCB" w14:paraId="41116418"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vAlign w:val="center"/>
          </w:tcPr>
          <w:p w14:paraId="38DB802E"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黄啟志</w:t>
            </w:r>
          </w:p>
        </w:tc>
        <w:tc>
          <w:tcPr>
            <w:tcW w:w="567" w:type="dxa"/>
            <w:tcBorders>
              <w:top w:val="single" w:sz="4" w:space="0" w:color="auto"/>
              <w:left w:val="single" w:sz="4" w:space="0" w:color="auto"/>
              <w:bottom w:val="single" w:sz="4" w:space="0" w:color="auto"/>
              <w:right w:val="single" w:sz="4" w:space="0" w:color="auto"/>
            </w:tcBorders>
            <w:vAlign w:val="center"/>
          </w:tcPr>
          <w:p w14:paraId="57D1413F"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sz w:val="24"/>
                <w:szCs w:val="24"/>
              </w:rPr>
              <w:t>30</w:t>
            </w:r>
          </w:p>
        </w:tc>
        <w:tc>
          <w:tcPr>
            <w:tcW w:w="1418" w:type="dxa"/>
            <w:tcBorders>
              <w:top w:val="single" w:sz="4" w:space="0" w:color="auto"/>
              <w:left w:val="single" w:sz="4" w:space="0" w:color="auto"/>
              <w:bottom w:val="single" w:sz="4" w:space="0" w:color="auto"/>
              <w:right w:val="single" w:sz="4" w:space="0" w:color="auto"/>
            </w:tcBorders>
            <w:vAlign w:val="center"/>
          </w:tcPr>
          <w:p w14:paraId="11C0F43E"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博士研究生</w:t>
            </w:r>
          </w:p>
        </w:tc>
        <w:tc>
          <w:tcPr>
            <w:tcW w:w="2672" w:type="dxa"/>
            <w:tcBorders>
              <w:top w:val="single" w:sz="4" w:space="0" w:color="auto"/>
              <w:left w:val="single" w:sz="4" w:space="0" w:color="auto"/>
              <w:bottom w:val="single" w:sz="4" w:space="0" w:color="auto"/>
              <w:right w:val="single" w:sz="4" w:space="0" w:color="auto"/>
            </w:tcBorders>
            <w:vAlign w:val="center"/>
          </w:tcPr>
          <w:p w14:paraId="3266A6A5"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hint="eastAsia"/>
                <w:color w:val="000000"/>
                <w:sz w:val="24"/>
                <w:szCs w:val="24"/>
              </w:rPr>
              <w:t>天体物理</w:t>
            </w:r>
          </w:p>
        </w:tc>
        <w:tc>
          <w:tcPr>
            <w:tcW w:w="2977" w:type="dxa"/>
            <w:tcBorders>
              <w:top w:val="single" w:sz="4" w:space="0" w:color="auto"/>
              <w:left w:val="single" w:sz="4" w:space="0" w:color="auto"/>
              <w:bottom w:val="single" w:sz="4" w:space="0" w:color="auto"/>
              <w:right w:val="single" w:sz="4" w:space="0" w:color="auto"/>
            </w:tcBorders>
            <w:vAlign w:val="center"/>
          </w:tcPr>
          <w:p w14:paraId="2713E3A8"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Tahoma" w:hint="eastAsia"/>
                <w:color w:val="000000"/>
                <w:sz w:val="24"/>
                <w:szCs w:val="24"/>
              </w:rPr>
              <w:t>系统模拟和</w:t>
            </w:r>
            <w:r>
              <w:rPr>
                <w:rFonts w:asciiTheme="minorEastAsia" w:eastAsiaTheme="minorEastAsia" w:hAnsiTheme="minorEastAsia" w:cs="SimSun" w:hint="eastAsia"/>
                <w:color w:val="000000"/>
                <w:sz w:val="24"/>
                <w:szCs w:val="24"/>
              </w:rPr>
              <w:t>数据处理</w:t>
            </w:r>
          </w:p>
        </w:tc>
      </w:tr>
      <w:tr w:rsidR="00A15CCB" w14:paraId="71C64E09"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vAlign w:val="center"/>
          </w:tcPr>
          <w:p w14:paraId="5339D22C"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左世凡</w:t>
            </w:r>
          </w:p>
        </w:tc>
        <w:tc>
          <w:tcPr>
            <w:tcW w:w="567" w:type="dxa"/>
            <w:tcBorders>
              <w:top w:val="single" w:sz="4" w:space="0" w:color="auto"/>
              <w:left w:val="single" w:sz="4" w:space="0" w:color="auto"/>
              <w:bottom w:val="single" w:sz="4" w:space="0" w:color="auto"/>
              <w:right w:val="single" w:sz="4" w:space="0" w:color="auto"/>
            </w:tcBorders>
            <w:vAlign w:val="center"/>
          </w:tcPr>
          <w:p w14:paraId="6C40B993"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sz w:val="24"/>
                <w:szCs w:val="24"/>
              </w:rPr>
              <w:t>27</w:t>
            </w:r>
          </w:p>
        </w:tc>
        <w:tc>
          <w:tcPr>
            <w:tcW w:w="1418" w:type="dxa"/>
            <w:tcBorders>
              <w:top w:val="single" w:sz="4" w:space="0" w:color="auto"/>
              <w:left w:val="single" w:sz="4" w:space="0" w:color="auto"/>
              <w:bottom w:val="single" w:sz="4" w:space="0" w:color="auto"/>
              <w:right w:val="single" w:sz="4" w:space="0" w:color="auto"/>
            </w:tcBorders>
            <w:vAlign w:val="center"/>
          </w:tcPr>
          <w:p w14:paraId="0A1C2335"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博士研究生</w:t>
            </w:r>
          </w:p>
        </w:tc>
        <w:tc>
          <w:tcPr>
            <w:tcW w:w="2672" w:type="dxa"/>
            <w:tcBorders>
              <w:top w:val="single" w:sz="4" w:space="0" w:color="auto"/>
              <w:left w:val="single" w:sz="4" w:space="0" w:color="auto"/>
              <w:bottom w:val="single" w:sz="4" w:space="0" w:color="auto"/>
              <w:right w:val="single" w:sz="4" w:space="0" w:color="auto"/>
            </w:tcBorders>
            <w:vAlign w:val="center"/>
          </w:tcPr>
          <w:p w14:paraId="747F63D2"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hint="eastAsia"/>
                <w:color w:val="000000"/>
                <w:sz w:val="24"/>
                <w:szCs w:val="24"/>
              </w:rPr>
              <w:t>天体物理</w:t>
            </w:r>
          </w:p>
        </w:tc>
        <w:tc>
          <w:tcPr>
            <w:tcW w:w="2977" w:type="dxa"/>
            <w:tcBorders>
              <w:top w:val="single" w:sz="4" w:space="0" w:color="auto"/>
              <w:left w:val="single" w:sz="4" w:space="0" w:color="auto"/>
              <w:bottom w:val="single" w:sz="4" w:space="0" w:color="auto"/>
              <w:right w:val="single" w:sz="4" w:space="0" w:color="auto"/>
            </w:tcBorders>
            <w:vAlign w:val="center"/>
          </w:tcPr>
          <w:p w14:paraId="562558A3"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Tahoma" w:hint="eastAsia"/>
                <w:color w:val="000000"/>
                <w:sz w:val="24"/>
                <w:szCs w:val="24"/>
              </w:rPr>
              <w:t>消</w:t>
            </w:r>
            <w:r>
              <w:rPr>
                <w:rFonts w:asciiTheme="minorEastAsia" w:eastAsiaTheme="minorEastAsia" w:hAnsiTheme="minorEastAsia" w:cs="Tahoma"/>
                <w:color w:val="000000"/>
                <w:sz w:val="24"/>
                <w:szCs w:val="24"/>
              </w:rPr>
              <w:t>色散算法</w:t>
            </w:r>
          </w:p>
        </w:tc>
      </w:tr>
      <w:tr w:rsidR="00A15CCB" w14:paraId="57B53206"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vAlign w:val="center"/>
          </w:tcPr>
          <w:p w14:paraId="5FACB3E4" w14:textId="77777777" w:rsidR="00A15CCB" w:rsidRDefault="00D976B0">
            <w:pPr>
              <w:spacing w:line="420" w:lineRule="auto"/>
              <w:rPr>
                <w:rFonts w:asciiTheme="minorEastAsia" w:eastAsiaTheme="minorEastAsia" w:hAnsiTheme="minorEastAsia" w:cs="SimSun"/>
                <w:color w:val="000000"/>
                <w:sz w:val="24"/>
                <w:szCs w:val="24"/>
              </w:rPr>
            </w:pPr>
            <w:r>
              <w:rPr>
                <w:rFonts w:asciiTheme="minorEastAsia" w:eastAsiaTheme="minorEastAsia" w:hAnsiTheme="minorEastAsia" w:cs="SimSun" w:hint="eastAsia"/>
                <w:color w:val="000000"/>
                <w:sz w:val="24"/>
                <w:szCs w:val="24"/>
              </w:rPr>
              <w:t>牛晨辉</w:t>
            </w:r>
          </w:p>
        </w:tc>
        <w:tc>
          <w:tcPr>
            <w:tcW w:w="567" w:type="dxa"/>
            <w:tcBorders>
              <w:top w:val="single" w:sz="4" w:space="0" w:color="auto"/>
              <w:left w:val="single" w:sz="4" w:space="0" w:color="auto"/>
              <w:bottom w:val="single" w:sz="4" w:space="0" w:color="auto"/>
              <w:right w:val="single" w:sz="4" w:space="0" w:color="auto"/>
            </w:tcBorders>
            <w:vAlign w:val="center"/>
          </w:tcPr>
          <w:p w14:paraId="7F7E1F25" w14:textId="77777777" w:rsidR="00A15CCB" w:rsidRDefault="00D976B0">
            <w:pPr>
              <w:spacing w:line="420" w:lineRule="auto"/>
              <w:rPr>
                <w:rFonts w:asciiTheme="minorEastAsia" w:eastAsiaTheme="minorEastAsia" w:hAnsiTheme="minorEastAsia" w:cs="SimSun"/>
                <w:color w:val="000000"/>
                <w:sz w:val="24"/>
                <w:szCs w:val="24"/>
              </w:rPr>
            </w:pPr>
            <w:r>
              <w:rPr>
                <w:rFonts w:asciiTheme="minorEastAsia" w:eastAsiaTheme="minorEastAsia" w:hAnsiTheme="minorEastAsia" w:cs="SimSun"/>
                <w:color w:val="000000"/>
                <w:sz w:val="24"/>
                <w:szCs w:val="24"/>
              </w:rPr>
              <w:t>27</w:t>
            </w:r>
          </w:p>
        </w:tc>
        <w:tc>
          <w:tcPr>
            <w:tcW w:w="1418" w:type="dxa"/>
            <w:tcBorders>
              <w:top w:val="single" w:sz="4" w:space="0" w:color="auto"/>
              <w:left w:val="single" w:sz="4" w:space="0" w:color="auto"/>
              <w:bottom w:val="single" w:sz="4" w:space="0" w:color="auto"/>
              <w:right w:val="single" w:sz="4" w:space="0" w:color="auto"/>
            </w:tcBorders>
            <w:vAlign w:val="center"/>
          </w:tcPr>
          <w:p w14:paraId="247DCF2C" w14:textId="77777777" w:rsidR="00A15CCB" w:rsidRDefault="00D976B0">
            <w:pPr>
              <w:spacing w:line="420" w:lineRule="auto"/>
              <w:rPr>
                <w:rFonts w:asciiTheme="minorEastAsia" w:eastAsiaTheme="minorEastAsia" w:hAnsiTheme="minorEastAsia" w:cs="SimSun"/>
                <w:color w:val="000000"/>
                <w:sz w:val="24"/>
                <w:szCs w:val="24"/>
              </w:rPr>
            </w:pPr>
            <w:r>
              <w:rPr>
                <w:rFonts w:asciiTheme="minorEastAsia" w:eastAsiaTheme="minorEastAsia" w:hAnsiTheme="minorEastAsia" w:cs="SimSun" w:hint="eastAsia"/>
                <w:color w:val="000000"/>
                <w:sz w:val="24"/>
                <w:szCs w:val="24"/>
              </w:rPr>
              <w:t>博士研究生</w:t>
            </w:r>
          </w:p>
        </w:tc>
        <w:tc>
          <w:tcPr>
            <w:tcW w:w="2672" w:type="dxa"/>
            <w:tcBorders>
              <w:top w:val="single" w:sz="4" w:space="0" w:color="auto"/>
              <w:left w:val="single" w:sz="4" w:space="0" w:color="auto"/>
              <w:bottom w:val="single" w:sz="4" w:space="0" w:color="auto"/>
              <w:right w:val="single" w:sz="4" w:space="0" w:color="auto"/>
            </w:tcBorders>
            <w:vAlign w:val="center"/>
          </w:tcPr>
          <w:p w14:paraId="098180DD" w14:textId="77777777" w:rsidR="00A15CCB" w:rsidRDefault="00D976B0">
            <w:pPr>
              <w:spacing w:line="420" w:lineRule="auto"/>
              <w:rPr>
                <w:rFonts w:asciiTheme="minorEastAsia" w:eastAsiaTheme="minorEastAsia" w:hAnsiTheme="minorEastAsia"/>
                <w:color w:val="000000"/>
                <w:sz w:val="24"/>
                <w:szCs w:val="24"/>
              </w:rPr>
            </w:pPr>
            <w:r>
              <w:rPr>
                <w:rFonts w:asciiTheme="minorEastAsia" w:eastAsiaTheme="minorEastAsia" w:hAnsiTheme="minorEastAsia"/>
                <w:color w:val="000000"/>
                <w:sz w:val="24"/>
                <w:szCs w:val="24"/>
              </w:rPr>
              <w:t>天体物理</w:t>
            </w:r>
            <w:r>
              <w:commentReference w:id="98"/>
            </w:r>
          </w:p>
        </w:tc>
        <w:tc>
          <w:tcPr>
            <w:tcW w:w="2977" w:type="dxa"/>
            <w:tcBorders>
              <w:top w:val="single" w:sz="4" w:space="0" w:color="auto"/>
              <w:left w:val="single" w:sz="4" w:space="0" w:color="auto"/>
              <w:bottom w:val="single" w:sz="4" w:space="0" w:color="auto"/>
              <w:right w:val="single" w:sz="4" w:space="0" w:color="auto"/>
            </w:tcBorders>
            <w:vAlign w:val="center"/>
          </w:tcPr>
          <w:p w14:paraId="48394267" w14:textId="77777777" w:rsidR="00A15CCB" w:rsidRDefault="00D976B0">
            <w:pPr>
              <w:spacing w:line="420" w:lineRule="auto"/>
              <w:rPr>
                <w:rFonts w:asciiTheme="minorEastAsia" w:eastAsiaTheme="minorEastAsia" w:hAnsiTheme="minorEastAsia" w:cs="Tahoma"/>
                <w:color w:val="000000"/>
                <w:sz w:val="24"/>
                <w:szCs w:val="24"/>
              </w:rPr>
            </w:pPr>
            <w:r>
              <w:rPr>
                <w:rFonts w:asciiTheme="minorEastAsia" w:eastAsiaTheme="minorEastAsia" w:hAnsiTheme="minorEastAsia" w:cs="Tahoma" w:hint="eastAsia"/>
                <w:color w:val="000000"/>
                <w:sz w:val="24"/>
                <w:szCs w:val="24"/>
              </w:rPr>
              <w:t>消色散算法</w:t>
            </w:r>
          </w:p>
        </w:tc>
      </w:tr>
      <w:tr w:rsidR="00A15CCB" w14:paraId="545E6A19"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vAlign w:val="center"/>
          </w:tcPr>
          <w:p w14:paraId="5D4CEA64"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胡文凯</w:t>
            </w:r>
          </w:p>
        </w:tc>
        <w:tc>
          <w:tcPr>
            <w:tcW w:w="567" w:type="dxa"/>
            <w:tcBorders>
              <w:top w:val="single" w:sz="4" w:space="0" w:color="auto"/>
              <w:left w:val="single" w:sz="4" w:space="0" w:color="auto"/>
              <w:bottom w:val="single" w:sz="4" w:space="0" w:color="auto"/>
              <w:right w:val="single" w:sz="4" w:space="0" w:color="auto"/>
            </w:tcBorders>
            <w:vAlign w:val="center"/>
          </w:tcPr>
          <w:p w14:paraId="6AC8F2D7"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26</w:t>
            </w:r>
          </w:p>
        </w:tc>
        <w:tc>
          <w:tcPr>
            <w:tcW w:w="1418" w:type="dxa"/>
            <w:tcBorders>
              <w:top w:val="single" w:sz="4" w:space="0" w:color="auto"/>
              <w:left w:val="single" w:sz="4" w:space="0" w:color="auto"/>
              <w:bottom w:val="single" w:sz="4" w:space="0" w:color="auto"/>
              <w:right w:val="single" w:sz="4" w:space="0" w:color="auto"/>
            </w:tcBorders>
            <w:vAlign w:val="center"/>
          </w:tcPr>
          <w:p w14:paraId="3A190D41"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博士研究生</w:t>
            </w:r>
          </w:p>
        </w:tc>
        <w:tc>
          <w:tcPr>
            <w:tcW w:w="2672" w:type="dxa"/>
            <w:tcBorders>
              <w:top w:val="single" w:sz="4" w:space="0" w:color="auto"/>
              <w:left w:val="single" w:sz="4" w:space="0" w:color="auto"/>
              <w:bottom w:val="single" w:sz="4" w:space="0" w:color="auto"/>
              <w:right w:val="single" w:sz="4" w:space="0" w:color="auto"/>
            </w:tcBorders>
            <w:vAlign w:val="center"/>
          </w:tcPr>
          <w:p w14:paraId="6E1E46DC"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hint="eastAsia"/>
                <w:color w:val="000000"/>
                <w:sz w:val="24"/>
                <w:szCs w:val="24"/>
              </w:rPr>
              <w:t>天体物理</w:t>
            </w:r>
          </w:p>
        </w:tc>
        <w:tc>
          <w:tcPr>
            <w:tcW w:w="2977" w:type="dxa"/>
            <w:tcBorders>
              <w:top w:val="single" w:sz="4" w:space="0" w:color="auto"/>
              <w:left w:val="single" w:sz="4" w:space="0" w:color="auto"/>
              <w:bottom w:val="single" w:sz="4" w:space="0" w:color="auto"/>
              <w:right w:val="single" w:sz="4" w:space="0" w:color="auto"/>
            </w:tcBorders>
            <w:vAlign w:val="center"/>
          </w:tcPr>
          <w:p w14:paraId="1A91545E"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Tahoma" w:hint="eastAsia"/>
                <w:color w:val="000000"/>
                <w:sz w:val="24"/>
                <w:szCs w:val="24"/>
              </w:rPr>
              <w:t>系统模拟</w:t>
            </w:r>
          </w:p>
        </w:tc>
      </w:tr>
      <w:tr w:rsidR="00A15CCB" w14:paraId="0F07D791"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vAlign w:val="center"/>
          </w:tcPr>
          <w:p w14:paraId="451913A7"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曹烨</w:t>
            </w:r>
          </w:p>
        </w:tc>
        <w:tc>
          <w:tcPr>
            <w:tcW w:w="567" w:type="dxa"/>
            <w:tcBorders>
              <w:top w:val="single" w:sz="4" w:space="0" w:color="auto"/>
              <w:left w:val="single" w:sz="4" w:space="0" w:color="auto"/>
              <w:bottom w:val="single" w:sz="4" w:space="0" w:color="auto"/>
              <w:right w:val="single" w:sz="4" w:space="0" w:color="auto"/>
            </w:tcBorders>
            <w:vAlign w:val="center"/>
          </w:tcPr>
          <w:p w14:paraId="6E13CDF3"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28</w:t>
            </w:r>
          </w:p>
        </w:tc>
        <w:tc>
          <w:tcPr>
            <w:tcW w:w="1418" w:type="dxa"/>
            <w:tcBorders>
              <w:top w:val="single" w:sz="4" w:space="0" w:color="auto"/>
              <w:left w:val="single" w:sz="4" w:space="0" w:color="auto"/>
              <w:bottom w:val="single" w:sz="4" w:space="0" w:color="auto"/>
              <w:right w:val="single" w:sz="4" w:space="0" w:color="auto"/>
            </w:tcBorders>
            <w:vAlign w:val="center"/>
          </w:tcPr>
          <w:p w14:paraId="08D0CCC8"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博士研究生</w:t>
            </w:r>
          </w:p>
        </w:tc>
        <w:tc>
          <w:tcPr>
            <w:tcW w:w="2672" w:type="dxa"/>
            <w:tcBorders>
              <w:top w:val="single" w:sz="4" w:space="0" w:color="auto"/>
              <w:left w:val="single" w:sz="4" w:space="0" w:color="auto"/>
              <w:bottom w:val="single" w:sz="4" w:space="0" w:color="auto"/>
              <w:right w:val="single" w:sz="4" w:space="0" w:color="auto"/>
            </w:tcBorders>
            <w:vAlign w:val="center"/>
          </w:tcPr>
          <w:p w14:paraId="4D4CBE8A"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hint="eastAsia"/>
                <w:color w:val="000000"/>
                <w:sz w:val="24"/>
                <w:szCs w:val="24"/>
              </w:rPr>
              <w:t>天体物理</w:t>
            </w:r>
          </w:p>
        </w:tc>
        <w:tc>
          <w:tcPr>
            <w:tcW w:w="2977" w:type="dxa"/>
            <w:tcBorders>
              <w:top w:val="single" w:sz="4" w:space="0" w:color="auto"/>
              <w:left w:val="single" w:sz="4" w:space="0" w:color="auto"/>
              <w:bottom w:val="single" w:sz="4" w:space="0" w:color="auto"/>
              <w:right w:val="single" w:sz="4" w:space="0" w:color="auto"/>
            </w:tcBorders>
            <w:vAlign w:val="center"/>
          </w:tcPr>
          <w:p w14:paraId="1436A295"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交叉认证研究</w:t>
            </w:r>
          </w:p>
        </w:tc>
      </w:tr>
      <w:tr w:rsidR="00A15CCB" w14:paraId="57906BAF"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vAlign w:val="center"/>
          </w:tcPr>
          <w:p w14:paraId="3AE59A50"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程功</w:t>
            </w:r>
          </w:p>
        </w:tc>
        <w:tc>
          <w:tcPr>
            <w:tcW w:w="567" w:type="dxa"/>
            <w:tcBorders>
              <w:top w:val="single" w:sz="4" w:space="0" w:color="auto"/>
              <w:left w:val="single" w:sz="4" w:space="0" w:color="auto"/>
              <w:bottom w:val="single" w:sz="4" w:space="0" w:color="auto"/>
              <w:right w:val="single" w:sz="4" w:space="0" w:color="auto"/>
            </w:tcBorders>
            <w:vAlign w:val="center"/>
          </w:tcPr>
          <w:p w14:paraId="155DB13A"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23</w:t>
            </w:r>
          </w:p>
        </w:tc>
        <w:tc>
          <w:tcPr>
            <w:tcW w:w="1418" w:type="dxa"/>
            <w:tcBorders>
              <w:top w:val="single" w:sz="4" w:space="0" w:color="auto"/>
              <w:left w:val="single" w:sz="4" w:space="0" w:color="auto"/>
              <w:bottom w:val="single" w:sz="4" w:space="0" w:color="auto"/>
              <w:right w:val="single" w:sz="4" w:space="0" w:color="auto"/>
            </w:tcBorders>
            <w:vAlign w:val="center"/>
          </w:tcPr>
          <w:p w14:paraId="4664C075"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博士研究生</w:t>
            </w:r>
          </w:p>
        </w:tc>
        <w:tc>
          <w:tcPr>
            <w:tcW w:w="2672" w:type="dxa"/>
            <w:tcBorders>
              <w:top w:val="single" w:sz="4" w:space="0" w:color="auto"/>
              <w:left w:val="single" w:sz="4" w:space="0" w:color="auto"/>
              <w:bottom w:val="single" w:sz="4" w:space="0" w:color="auto"/>
              <w:right w:val="single" w:sz="4" w:space="0" w:color="auto"/>
            </w:tcBorders>
            <w:vAlign w:val="center"/>
          </w:tcPr>
          <w:p w14:paraId="22381FCC"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hint="eastAsia"/>
                <w:color w:val="000000"/>
                <w:sz w:val="24"/>
                <w:szCs w:val="24"/>
              </w:rPr>
              <w:t>天体物理</w:t>
            </w:r>
          </w:p>
        </w:tc>
        <w:tc>
          <w:tcPr>
            <w:tcW w:w="2977" w:type="dxa"/>
            <w:tcBorders>
              <w:top w:val="single" w:sz="4" w:space="0" w:color="auto"/>
              <w:left w:val="single" w:sz="4" w:space="0" w:color="auto"/>
              <w:bottom w:val="single" w:sz="4" w:space="0" w:color="auto"/>
              <w:right w:val="single" w:sz="4" w:space="0" w:color="auto"/>
            </w:tcBorders>
            <w:vAlign w:val="center"/>
          </w:tcPr>
          <w:p w14:paraId="5E28A009"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Tahoma" w:hint="eastAsia"/>
                <w:color w:val="000000"/>
                <w:sz w:val="24"/>
                <w:szCs w:val="24"/>
              </w:rPr>
              <w:t>引力波</w:t>
            </w:r>
            <w:r w:rsidR="00983B88">
              <w:rPr>
                <w:rFonts w:asciiTheme="minorEastAsia" w:eastAsiaTheme="minorEastAsia" w:hAnsiTheme="minorEastAsia" w:cs="Tahoma" w:hint="eastAsia"/>
                <w:color w:val="000000"/>
                <w:sz w:val="24"/>
                <w:szCs w:val="24"/>
              </w:rPr>
              <w:t>电磁</w:t>
            </w:r>
            <w:r>
              <w:rPr>
                <w:rFonts w:asciiTheme="minorEastAsia" w:eastAsiaTheme="minorEastAsia" w:hAnsiTheme="minorEastAsia" w:cs="Tahoma" w:hint="eastAsia"/>
                <w:color w:val="000000"/>
                <w:sz w:val="24"/>
                <w:szCs w:val="24"/>
              </w:rPr>
              <w:t>对应体研究</w:t>
            </w:r>
          </w:p>
        </w:tc>
      </w:tr>
      <w:tr w:rsidR="00A15CCB" w14:paraId="2C9418A5"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vAlign w:val="center"/>
          </w:tcPr>
          <w:p w14:paraId="5A80006C"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徐文啸</w:t>
            </w:r>
          </w:p>
        </w:tc>
        <w:tc>
          <w:tcPr>
            <w:tcW w:w="567" w:type="dxa"/>
            <w:tcBorders>
              <w:top w:val="single" w:sz="4" w:space="0" w:color="auto"/>
              <w:left w:val="single" w:sz="4" w:space="0" w:color="auto"/>
              <w:bottom w:val="single" w:sz="4" w:space="0" w:color="auto"/>
              <w:right w:val="single" w:sz="4" w:space="0" w:color="auto"/>
            </w:tcBorders>
            <w:vAlign w:val="center"/>
          </w:tcPr>
          <w:p w14:paraId="7B9D25FE"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25</w:t>
            </w:r>
          </w:p>
        </w:tc>
        <w:tc>
          <w:tcPr>
            <w:tcW w:w="1418" w:type="dxa"/>
            <w:tcBorders>
              <w:top w:val="single" w:sz="4" w:space="0" w:color="auto"/>
              <w:left w:val="single" w:sz="4" w:space="0" w:color="auto"/>
              <w:bottom w:val="single" w:sz="4" w:space="0" w:color="auto"/>
              <w:right w:val="single" w:sz="4" w:space="0" w:color="auto"/>
            </w:tcBorders>
            <w:vAlign w:val="center"/>
          </w:tcPr>
          <w:p w14:paraId="56C77DA7"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博士研究生</w:t>
            </w:r>
          </w:p>
        </w:tc>
        <w:tc>
          <w:tcPr>
            <w:tcW w:w="2672" w:type="dxa"/>
            <w:tcBorders>
              <w:top w:val="single" w:sz="4" w:space="0" w:color="auto"/>
              <w:left w:val="single" w:sz="4" w:space="0" w:color="auto"/>
              <w:bottom w:val="single" w:sz="4" w:space="0" w:color="auto"/>
              <w:right w:val="single" w:sz="4" w:space="0" w:color="auto"/>
            </w:tcBorders>
            <w:vAlign w:val="center"/>
          </w:tcPr>
          <w:p w14:paraId="3E2C5D97"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hint="eastAsia"/>
                <w:color w:val="000000"/>
                <w:sz w:val="24"/>
                <w:szCs w:val="24"/>
              </w:rPr>
              <w:t>天体物理</w:t>
            </w:r>
          </w:p>
        </w:tc>
        <w:tc>
          <w:tcPr>
            <w:tcW w:w="2977" w:type="dxa"/>
            <w:tcBorders>
              <w:top w:val="single" w:sz="4" w:space="0" w:color="auto"/>
              <w:left w:val="single" w:sz="4" w:space="0" w:color="auto"/>
              <w:bottom w:val="single" w:sz="4" w:space="0" w:color="auto"/>
              <w:right w:val="single" w:sz="4" w:space="0" w:color="auto"/>
            </w:tcBorders>
            <w:vAlign w:val="center"/>
          </w:tcPr>
          <w:p w14:paraId="470F2F3D"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数值模拟</w:t>
            </w:r>
          </w:p>
        </w:tc>
      </w:tr>
      <w:tr w:rsidR="00A15CCB" w14:paraId="335D4100"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vAlign w:val="center"/>
          </w:tcPr>
          <w:p w14:paraId="4882317B"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丛艳平</w:t>
            </w:r>
          </w:p>
        </w:tc>
        <w:tc>
          <w:tcPr>
            <w:tcW w:w="567" w:type="dxa"/>
            <w:tcBorders>
              <w:top w:val="single" w:sz="4" w:space="0" w:color="auto"/>
              <w:left w:val="single" w:sz="4" w:space="0" w:color="auto"/>
              <w:bottom w:val="single" w:sz="4" w:space="0" w:color="auto"/>
              <w:right w:val="single" w:sz="4" w:space="0" w:color="auto"/>
            </w:tcBorders>
            <w:vAlign w:val="center"/>
          </w:tcPr>
          <w:p w14:paraId="45B116B9"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24</w:t>
            </w:r>
          </w:p>
        </w:tc>
        <w:tc>
          <w:tcPr>
            <w:tcW w:w="1418" w:type="dxa"/>
            <w:tcBorders>
              <w:top w:val="single" w:sz="4" w:space="0" w:color="auto"/>
              <w:left w:val="single" w:sz="4" w:space="0" w:color="auto"/>
              <w:bottom w:val="single" w:sz="4" w:space="0" w:color="auto"/>
              <w:right w:val="single" w:sz="4" w:space="0" w:color="auto"/>
            </w:tcBorders>
            <w:vAlign w:val="center"/>
          </w:tcPr>
          <w:p w14:paraId="35C18549"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硕士研究生</w:t>
            </w:r>
          </w:p>
        </w:tc>
        <w:tc>
          <w:tcPr>
            <w:tcW w:w="2672" w:type="dxa"/>
            <w:tcBorders>
              <w:top w:val="single" w:sz="4" w:space="0" w:color="auto"/>
              <w:left w:val="single" w:sz="4" w:space="0" w:color="auto"/>
              <w:bottom w:val="single" w:sz="4" w:space="0" w:color="auto"/>
              <w:right w:val="single" w:sz="4" w:space="0" w:color="auto"/>
            </w:tcBorders>
            <w:vAlign w:val="center"/>
          </w:tcPr>
          <w:p w14:paraId="5C22FF55"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hint="eastAsia"/>
                <w:color w:val="000000"/>
                <w:sz w:val="24"/>
                <w:szCs w:val="24"/>
              </w:rPr>
              <w:t>天体物理</w:t>
            </w:r>
          </w:p>
        </w:tc>
        <w:tc>
          <w:tcPr>
            <w:tcW w:w="2977" w:type="dxa"/>
            <w:tcBorders>
              <w:top w:val="single" w:sz="4" w:space="0" w:color="auto"/>
              <w:left w:val="single" w:sz="4" w:space="0" w:color="auto"/>
              <w:bottom w:val="single" w:sz="4" w:space="0" w:color="auto"/>
              <w:right w:val="single" w:sz="4" w:space="0" w:color="auto"/>
            </w:tcBorders>
            <w:vAlign w:val="center"/>
          </w:tcPr>
          <w:p w14:paraId="45AA5A76"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sz w:val="24"/>
                <w:szCs w:val="24"/>
              </w:rPr>
              <w:t>观测数据处理</w:t>
            </w:r>
          </w:p>
        </w:tc>
      </w:tr>
      <w:tr w:rsidR="00A15CCB" w14:paraId="0E78E0E6"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vAlign w:val="center"/>
          </w:tcPr>
          <w:p w14:paraId="1B937891"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喻凯峰</w:t>
            </w:r>
          </w:p>
        </w:tc>
        <w:tc>
          <w:tcPr>
            <w:tcW w:w="567" w:type="dxa"/>
            <w:tcBorders>
              <w:top w:val="single" w:sz="4" w:space="0" w:color="auto"/>
              <w:left w:val="single" w:sz="4" w:space="0" w:color="auto"/>
              <w:bottom w:val="single" w:sz="4" w:space="0" w:color="auto"/>
              <w:right w:val="single" w:sz="4" w:space="0" w:color="auto"/>
            </w:tcBorders>
            <w:vAlign w:val="center"/>
          </w:tcPr>
          <w:p w14:paraId="038504CF"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24</w:t>
            </w:r>
          </w:p>
        </w:tc>
        <w:tc>
          <w:tcPr>
            <w:tcW w:w="1418" w:type="dxa"/>
            <w:tcBorders>
              <w:top w:val="single" w:sz="4" w:space="0" w:color="auto"/>
              <w:left w:val="single" w:sz="4" w:space="0" w:color="auto"/>
              <w:bottom w:val="single" w:sz="4" w:space="0" w:color="auto"/>
              <w:right w:val="single" w:sz="4" w:space="0" w:color="auto"/>
            </w:tcBorders>
            <w:vAlign w:val="center"/>
          </w:tcPr>
          <w:p w14:paraId="21161A2B"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color w:val="000000"/>
                <w:sz w:val="24"/>
                <w:szCs w:val="24"/>
              </w:rPr>
              <w:t>硕士研究生</w:t>
            </w:r>
          </w:p>
        </w:tc>
        <w:tc>
          <w:tcPr>
            <w:tcW w:w="2672" w:type="dxa"/>
            <w:tcBorders>
              <w:top w:val="single" w:sz="4" w:space="0" w:color="auto"/>
              <w:left w:val="single" w:sz="4" w:space="0" w:color="auto"/>
              <w:bottom w:val="single" w:sz="4" w:space="0" w:color="auto"/>
              <w:right w:val="single" w:sz="4" w:space="0" w:color="auto"/>
            </w:tcBorders>
            <w:vAlign w:val="center"/>
          </w:tcPr>
          <w:p w14:paraId="67F6BA76"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hint="eastAsia"/>
                <w:color w:val="000000"/>
                <w:sz w:val="24"/>
                <w:szCs w:val="24"/>
              </w:rPr>
              <w:t>天体物理</w:t>
            </w:r>
          </w:p>
        </w:tc>
        <w:tc>
          <w:tcPr>
            <w:tcW w:w="2977" w:type="dxa"/>
            <w:tcBorders>
              <w:top w:val="single" w:sz="4" w:space="0" w:color="auto"/>
              <w:left w:val="single" w:sz="4" w:space="0" w:color="auto"/>
              <w:bottom w:val="single" w:sz="4" w:space="0" w:color="auto"/>
              <w:right w:val="single" w:sz="4" w:space="0" w:color="auto"/>
            </w:tcBorders>
            <w:vAlign w:val="center"/>
          </w:tcPr>
          <w:p w14:paraId="7F5C2EB5" w14:textId="77777777" w:rsidR="00A15CCB" w:rsidRDefault="00D976B0">
            <w:pPr>
              <w:spacing w:line="420" w:lineRule="auto"/>
              <w:rPr>
                <w:rFonts w:asciiTheme="minorEastAsia" w:eastAsiaTheme="minorEastAsia" w:hAnsiTheme="minorEastAsia"/>
              </w:rPr>
            </w:pPr>
            <w:r>
              <w:rPr>
                <w:rFonts w:asciiTheme="minorEastAsia" w:eastAsiaTheme="minorEastAsia" w:hAnsiTheme="minorEastAsia" w:cs="SimSun" w:hint="eastAsia"/>
                <w:sz w:val="24"/>
                <w:szCs w:val="24"/>
              </w:rPr>
              <w:t>阵列系统模拟</w:t>
            </w:r>
          </w:p>
        </w:tc>
      </w:tr>
      <w:tr w:rsidR="00A15CCB" w14:paraId="21FBD6A1" w14:textId="77777777">
        <w:trPr>
          <w:trHeight w:val="454"/>
          <w:jc w:val="center"/>
        </w:trPr>
        <w:tc>
          <w:tcPr>
            <w:tcW w:w="1058" w:type="dxa"/>
            <w:tcBorders>
              <w:top w:val="single" w:sz="4" w:space="0" w:color="auto"/>
              <w:left w:val="single" w:sz="4" w:space="0" w:color="auto"/>
              <w:bottom w:val="single" w:sz="4" w:space="0" w:color="auto"/>
              <w:right w:val="single" w:sz="4" w:space="0" w:color="auto"/>
            </w:tcBorders>
            <w:vAlign w:val="center"/>
          </w:tcPr>
          <w:p w14:paraId="4E5896DE" w14:textId="77777777" w:rsidR="00A15CCB" w:rsidRDefault="00D976B0">
            <w:pPr>
              <w:spacing w:line="420" w:lineRule="auto"/>
              <w:rPr>
                <w:rFonts w:asciiTheme="minorEastAsia" w:eastAsiaTheme="minorEastAsia" w:hAnsiTheme="minorEastAsia" w:cs="SimSun"/>
                <w:color w:val="000000"/>
                <w:sz w:val="24"/>
                <w:szCs w:val="24"/>
              </w:rPr>
            </w:pPr>
            <w:r>
              <w:rPr>
                <w:rFonts w:asciiTheme="minorEastAsia" w:eastAsiaTheme="minorEastAsia" w:hAnsiTheme="minorEastAsia" w:cs="SimSun" w:hint="eastAsia"/>
                <w:color w:val="000000"/>
                <w:sz w:val="24"/>
                <w:szCs w:val="24"/>
              </w:rPr>
              <w:t>王维扬</w:t>
            </w:r>
          </w:p>
        </w:tc>
        <w:tc>
          <w:tcPr>
            <w:tcW w:w="567" w:type="dxa"/>
            <w:tcBorders>
              <w:top w:val="single" w:sz="4" w:space="0" w:color="auto"/>
              <w:left w:val="single" w:sz="4" w:space="0" w:color="auto"/>
              <w:bottom w:val="single" w:sz="4" w:space="0" w:color="auto"/>
              <w:right w:val="single" w:sz="4" w:space="0" w:color="auto"/>
            </w:tcBorders>
            <w:vAlign w:val="center"/>
          </w:tcPr>
          <w:p w14:paraId="37A0AF25" w14:textId="77777777" w:rsidR="00A15CCB" w:rsidRDefault="00D976B0">
            <w:pPr>
              <w:spacing w:line="420" w:lineRule="auto"/>
              <w:rPr>
                <w:rFonts w:asciiTheme="minorEastAsia" w:eastAsiaTheme="minorEastAsia" w:hAnsiTheme="minorEastAsia" w:cs="SimSun"/>
                <w:color w:val="000000"/>
                <w:sz w:val="24"/>
                <w:szCs w:val="24"/>
              </w:rPr>
            </w:pPr>
            <w:r>
              <w:rPr>
                <w:rFonts w:asciiTheme="minorEastAsia" w:eastAsiaTheme="minorEastAsia" w:hAnsiTheme="minorEastAsia" w:cs="SimSun" w:hint="eastAsia"/>
                <w:color w:val="000000"/>
                <w:sz w:val="24"/>
                <w:szCs w:val="24"/>
              </w:rPr>
              <w:t>23</w:t>
            </w:r>
          </w:p>
        </w:tc>
        <w:tc>
          <w:tcPr>
            <w:tcW w:w="1418" w:type="dxa"/>
            <w:tcBorders>
              <w:top w:val="single" w:sz="4" w:space="0" w:color="auto"/>
              <w:left w:val="single" w:sz="4" w:space="0" w:color="auto"/>
              <w:bottom w:val="single" w:sz="4" w:space="0" w:color="auto"/>
              <w:right w:val="single" w:sz="4" w:space="0" w:color="auto"/>
            </w:tcBorders>
            <w:vAlign w:val="center"/>
          </w:tcPr>
          <w:p w14:paraId="2A6BF8E2" w14:textId="77777777" w:rsidR="00A15CCB" w:rsidRDefault="00D976B0">
            <w:pPr>
              <w:spacing w:line="420" w:lineRule="auto"/>
              <w:rPr>
                <w:rFonts w:asciiTheme="minorEastAsia" w:eastAsiaTheme="minorEastAsia" w:hAnsiTheme="minorEastAsia" w:cs="SimSun"/>
                <w:color w:val="000000"/>
                <w:sz w:val="24"/>
                <w:szCs w:val="24"/>
              </w:rPr>
            </w:pPr>
            <w:r>
              <w:rPr>
                <w:rFonts w:asciiTheme="minorEastAsia" w:eastAsiaTheme="minorEastAsia" w:hAnsiTheme="minorEastAsia" w:cs="SimSun" w:hint="eastAsia"/>
                <w:color w:val="000000"/>
                <w:sz w:val="24"/>
                <w:szCs w:val="24"/>
              </w:rPr>
              <w:t>硕士研究生</w:t>
            </w:r>
          </w:p>
        </w:tc>
        <w:tc>
          <w:tcPr>
            <w:tcW w:w="2672" w:type="dxa"/>
            <w:tcBorders>
              <w:top w:val="single" w:sz="4" w:space="0" w:color="auto"/>
              <w:left w:val="single" w:sz="4" w:space="0" w:color="auto"/>
              <w:bottom w:val="single" w:sz="4" w:space="0" w:color="auto"/>
              <w:right w:val="single" w:sz="4" w:space="0" w:color="auto"/>
            </w:tcBorders>
            <w:vAlign w:val="center"/>
          </w:tcPr>
          <w:p w14:paraId="0B37B2CC" w14:textId="77777777" w:rsidR="00A15CCB" w:rsidRDefault="00D976B0">
            <w:pPr>
              <w:spacing w:line="420" w:lineRule="auto"/>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天体物理</w:t>
            </w:r>
          </w:p>
        </w:tc>
        <w:tc>
          <w:tcPr>
            <w:tcW w:w="2977" w:type="dxa"/>
            <w:tcBorders>
              <w:top w:val="single" w:sz="4" w:space="0" w:color="auto"/>
              <w:left w:val="single" w:sz="4" w:space="0" w:color="auto"/>
              <w:bottom w:val="single" w:sz="4" w:space="0" w:color="auto"/>
              <w:right w:val="single" w:sz="4" w:space="0" w:color="auto"/>
            </w:tcBorders>
            <w:vAlign w:val="center"/>
          </w:tcPr>
          <w:p w14:paraId="72D2F487" w14:textId="77777777" w:rsidR="00A15CCB" w:rsidRDefault="00D976B0">
            <w:pPr>
              <w:spacing w:line="420" w:lineRule="auto"/>
              <w:rPr>
                <w:rFonts w:asciiTheme="minorEastAsia" w:eastAsiaTheme="minorEastAsia" w:hAnsiTheme="minorEastAsia" w:cs="SimSun"/>
                <w:sz w:val="24"/>
                <w:szCs w:val="24"/>
              </w:rPr>
            </w:pPr>
            <w:r>
              <w:rPr>
                <w:rFonts w:asciiTheme="minorEastAsia" w:eastAsiaTheme="minorEastAsia" w:hAnsiTheme="minorEastAsia" w:cs="SimSun" w:hint="eastAsia"/>
                <w:sz w:val="24"/>
                <w:szCs w:val="24"/>
              </w:rPr>
              <w:t>快速射电暴物理机制研究</w:t>
            </w:r>
          </w:p>
        </w:tc>
      </w:tr>
    </w:tbl>
    <w:p w14:paraId="5565B46E" w14:textId="77777777" w:rsidR="00A15CCB" w:rsidRDefault="00A15CCB">
      <w:pPr>
        <w:adjustRightInd/>
        <w:spacing w:line="360" w:lineRule="auto"/>
        <w:ind w:firstLine="425"/>
        <w:textAlignment w:val="auto"/>
        <w:rPr>
          <w:sz w:val="24"/>
        </w:rPr>
      </w:pPr>
    </w:p>
    <w:p w14:paraId="39C7C6EA" w14:textId="77777777" w:rsidR="00A15CCB" w:rsidRDefault="00A15CCB">
      <w:pPr>
        <w:spacing w:afterLines="100" w:after="240" w:line="500" w:lineRule="exact"/>
        <w:outlineLvl w:val="0"/>
        <w:rPr>
          <w:b/>
          <w:sz w:val="28"/>
          <w:szCs w:val="28"/>
        </w:rPr>
      </w:pPr>
    </w:p>
    <w:p w14:paraId="4026C883" w14:textId="77777777" w:rsidR="00A15CCB" w:rsidRDefault="00D976B0">
      <w:pPr>
        <w:spacing w:afterLines="100" w:after="240" w:line="500" w:lineRule="exact"/>
        <w:outlineLvl w:val="0"/>
        <w:rPr>
          <w:sz w:val="28"/>
          <w:szCs w:val="28"/>
        </w:rPr>
      </w:pPr>
      <w:r>
        <w:rPr>
          <w:rFonts w:hint="eastAsia"/>
          <w:b/>
          <w:sz w:val="28"/>
          <w:szCs w:val="28"/>
        </w:rPr>
        <w:t>七</w:t>
      </w:r>
      <w:r>
        <w:rPr>
          <w:b/>
          <w:sz w:val="28"/>
          <w:szCs w:val="28"/>
        </w:rPr>
        <w:t>、实施进度计划安排</w:t>
      </w:r>
      <w:r>
        <w:rPr>
          <w:sz w:val="28"/>
          <w:szCs w:val="28"/>
        </w:rPr>
        <w:t>（以月为单位，包括年度节点的具体目标）</w:t>
      </w:r>
    </w:p>
    <w:p w14:paraId="2AE72AB3" w14:textId="77777777" w:rsidR="00A15CCB" w:rsidRDefault="00D976B0">
      <w:pPr>
        <w:spacing w:line="480" w:lineRule="exact"/>
        <w:rPr>
          <w:sz w:val="24"/>
          <w:szCs w:val="24"/>
        </w:rPr>
      </w:pPr>
      <w:r>
        <w:rPr>
          <w:rFonts w:hint="eastAsia"/>
          <w:sz w:val="24"/>
          <w:szCs w:val="24"/>
        </w:rPr>
        <w:t>第一年年度目标：</w:t>
      </w:r>
      <w:r>
        <w:rPr>
          <w:rFonts w:ascii="Menlo Regular" w:hAnsi="Menlo Regular" w:cs="Menlo Regular"/>
          <w:color w:val="000000"/>
          <w:sz w:val="24"/>
          <w:szCs w:val="24"/>
        </w:rPr>
        <w:t>完成整体方案制定、软件开发及计算板卡、交换板卡开发以及小规模样机实验</w:t>
      </w:r>
    </w:p>
    <w:p w14:paraId="015DD818" w14:textId="77777777" w:rsidR="00A15CCB" w:rsidRDefault="00A15CC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jc w:val="left"/>
        <w:textAlignment w:val="auto"/>
        <w:rPr>
          <w:rFonts w:ascii="Menlo Regular" w:hAnsi="Menlo Regular" w:cs="Menlo Regular"/>
          <w:color w:val="000000"/>
          <w:sz w:val="24"/>
          <w:szCs w:val="24"/>
        </w:rPr>
      </w:pPr>
    </w:p>
    <w:p w14:paraId="0837B3A4" w14:textId="77777777" w:rsidR="00A15CCB" w:rsidRDefault="00D976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r>
        <w:rPr>
          <w:rFonts w:ascii="Menlo Regular" w:hAnsi="Menlo Regular" w:cs="Menlo Regular" w:hint="eastAsia"/>
          <w:color w:val="000000"/>
          <w:sz w:val="24"/>
          <w:szCs w:val="24"/>
        </w:rPr>
        <w:t>第</w:t>
      </w:r>
      <w:r>
        <w:rPr>
          <w:rFonts w:ascii="Menlo Regular" w:hAnsi="Menlo Regular" w:cs="Menlo Regular" w:hint="eastAsia"/>
          <w:color w:val="000000"/>
          <w:sz w:val="24"/>
          <w:szCs w:val="24"/>
        </w:rPr>
        <w:t>1</w:t>
      </w:r>
      <w:r>
        <w:rPr>
          <w:rFonts w:ascii="Menlo Regular" w:hAnsi="Menlo Regular" w:cs="Menlo Regular"/>
          <w:color w:val="000000"/>
          <w:sz w:val="24"/>
          <w:szCs w:val="24"/>
        </w:rPr>
        <w:t>年</w:t>
      </w:r>
      <w:r>
        <w:rPr>
          <w:rFonts w:ascii="Menlo Regular" w:hAnsi="Menlo Regular" w:cs="Menlo Regular"/>
          <w:color w:val="000000"/>
          <w:sz w:val="24"/>
          <w:szCs w:val="24"/>
        </w:rPr>
        <w:t>2</w:t>
      </w:r>
      <w:r>
        <w:rPr>
          <w:rFonts w:ascii="Menlo Regular" w:hAnsi="Menlo Regular" w:cs="Menlo Regular"/>
          <w:color w:val="000000"/>
          <w:sz w:val="24"/>
          <w:szCs w:val="24"/>
        </w:rPr>
        <w:t>月：整体方案确定</w:t>
      </w:r>
    </w:p>
    <w:p w14:paraId="5BF3406B" w14:textId="77777777" w:rsidR="00A15CCB" w:rsidRDefault="00A15CC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p>
    <w:p w14:paraId="1DFB23CD" w14:textId="77777777" w:rsidR="00A15CCB" w:rsidRDefault="00D976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r>
        <w:rPr>
          <w:rFonts w:ascii="Menlo Regular" w:hAnsi="Menlo Regular" w:cs="Menlo Regular" w:hint="eastAsia"/>
          <w:color w:val="000000"/>
          <w:sz w:val="24"/>
          <w:szCs w:val="24"/>
        </w:rPr>
        <w:t>第</w:t>
      </w:r>
      <w:r>
        <w:rPr>
          <w:rFonts w:ascii="Menlo Regular" w:hAnsi="Menlo Regular" w:cs="Menlo Regular" w:hint="eastAsia"/>
          <w:color w:val="000000"/>
          <w:sz w:val="24"/>
          <w:szCs w:val="24"/>
        </w:rPr>
        <w:t>1</w:t>
      </w:r>
      <w:r>
        <w:rPr>
          <w:rFonts w:ascii="Menlo Regular" w:hAnsi="Menlo Regular" w:cs="Menlo Regular"/>
          <w:color w:val="000000"/>
          <w:sz w:val="24"/>
          <w:szCs w:val="24"/>
        </w:rPr>
        <w:t>年</w:t>
      </w:r>
      <w:r>
        <w:rPr>
          <w:rFonts w:ascii="Menlo Regular" w:hAnsi="Menlo Regular" w:cs="Menlo Regular"/>
          <w:color w:val="000000"/>
          <w:sz w:val="24"/>
          <w:szCs w:val="24"/>
        </w:rPr>
        <w:t>3</w:t>
      </w:r>
      <w:r>
        <w:rPr>
          <w:rFonts w:ascii="Menlo Regular" w:hAnsi="Menlo Regular" w:cs="Menlo Regular"/>
          <w:color w:val="000000"/>
          <w:sz w:val="24"/>
          <w:szCs w:val="24"/>
        </w:rPr>
        <w:t>月：数字计算板</w:t>
      </w:r>
      <w:r>
        <w:rPr>
          <w:rFonts w:ascii="Menlo Regular" w:hAnsi="Menlo Regular" w:cs="Menlo Regular" w:hint="eastAsia"/>
          <w:color w:val="000000"/>
          <w:sz w:val="24"/>
          <w:szCs w:val="24"/>
        </w:rPr>
        <w:t>卡</w:t>
      </w:r>
      <w:r>
        <w:rPr>
          <w:rFonts w:ascii="Menlo Regular" w:hAnsi="Menlo Regular" w:cs="Menlo Regular"/>
          <w:color w:val="000000"/>
          <w:sz w:val="24"/>
          <w:szCs w:val="24"/>
        </w:rPr>
        <w:t>开发</w:t>
      </w:r>
    </w:p>
    <w:p w14:paraId="46991FE0" w14:textId="77777777" w:rsidR="00A15CCB" w:rsidRDefault="00A15CC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p>
    <w:p w14:paraId="7B68BB40" w14:textId="77777777" w:rsidR="00A15CCB" w:rsidRDefault="00D976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r>
        <w:rPr>
          <w:rFonts w:ascii="Menlo Regular" w:hAnsi="Menlo Regular" w:cs="Menlo Regular" w:hint="eastAsia"/>
          <w:color w:val="000000"/>
          <w:sz w:val="24"/>
          <w:szCs w:val="24"/>
        </w:rPr>
        <w:t>第</w:t>
      </w:r>
      <w:r>
        <w:rPr>
          <w:rFonts w:ascii="Menlo Regular" w:hAnsi="Menlo Regular" w:cs="Menlo Regular" w:hint="eastAsia"/>
          <w:color w:val="000000"/>
          <w:sz w:val="24"/>
          <w:szCs w:val="24"/>
        </w:rPr>
        <w:t>1</w:t>
      </w:r>
      <w:r>
        <w:rPr>
          <w:rFonts w:ascii="Menlo Regular" w:hAnsi="Menlo Regular" w:cs="Menlo Regular"/>
          <w:color w:val="000000"/>
          <w:sz w:val="24"/>
          <w:szCs w:val="24"/>
        </w:rPr>
        <w:t>年</w:t>
      </w:r>
      <w:r>
        <w:rPr>
          <w:rFonts w:ascii="Menlo Regular" w:hAnsi="Menlo Regular" w:cs="Menlo Regular"/>
          <w:color w:val="000000"/>
          <w:sz w:val="24"/>
          <w:szCs w:val="24"/>
        </w:rPr>
        <w:t>4</w:t>
      </w:r>
      <w:r>
        <w:rPr>
          <w:rFonts w:ascii="Menlo Regular" w:hAnsi="Menlo Regular" w:cs="Menlo Regular"/>
          <w:color w:val="000000"/>
          <w:sz w:val="24"/>
          <w:szCs w:val="24"/>
        </w:rPr>
        <w:t>月：波束软件合成模拟</w:t>
      </w:r>
    </w:p>
    <w:p w14:paraId="7BE46F25" w14:textId="77777777" w:rsidR="00A15CCB" w:rsidRDefault="00A15CC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p>
    <w:p w14:paraId="0588EA09" w14:textId="77777777" w:rsidR="00A15CCB" w:rsidRDefault="00D976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r>
        <w:rPr>
          <w:rFonts w:ascii="Menlo Regular" w:hAnsi="Menlo Regular" w:cs="Menlo Regular" w:hint="eastAsia"/>
          <w:color w:val="000000"/>
          <w:sz w:val="24"/>
          <w:szCs w:val="24"/>
        </w:rPr>
        <w:lastRenderedPageBreak/>
        <w:t>第</w:t>
      </w:r>
      <w:r>
        <w:rPr>
          <w:rFonts w:ascii="Menlo Regular" w:hAnsi="Menlo Regular" w:cs="Menlo Regular" w:hint="eastAsia"/>
          <w:color w:val="000000"/>
          <w:sz w:val="24"/>
          <w:szCs w:val="24"/>
        </w:rPr>
        <w:t>1</w:t>
      </w:r>
      <w:r>
        <w:rPr>
          <w:rFonts w:ascii="Menlo Regular" w:hAnsi="Menlo Regular" w:cs="Menlo Regular"/>
          <w:color w:val="000000"/>
          <w:sz w:val="24"/>
          <w:szCs w:val="24"/>
        </w:rPr>
        <w:t>年</w:t>
      </w:r>
      <w:r>
        <w:rPr>
          <w:rFonts w:ascii="Menlo Regular" w:hAnsi="Menlo Regular" w:cs="Menlo Regular"/>
          <w:color w:val="000000"/>
          <w:sz w:val="24"/>
          <w:szCs w:val="24"/>
        </w:rPr>
        <w:t>6</w:t>
      </w:r>
      <w:r>
        <w:rPr>
          <w:rFonts w:ascii="Menlo Regular" w:hAnsi="Menlo Regular" w:cs="Menlo Regular"/>
          <w:color w:val="000000"/>
          <w:sz w:val="24"/>
          <w:szCs w:val="24"/>
        </w:rPr>
        <w:t>月：交换板卡扩展与生产</w:t>
      </w:r>
    </w:p>
    <w:p w14:paraId="70871E07" w14:textId="77777777" w:rsidR="00A15CCB" w:rsidRDefault="00A15CC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p>
    <w:p w14:paraId="0A97ECAE" w14:textId="77777777" w:rsidR="00A15CCB" w:rsidRDefault="00D976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r>
        <w:rPr>
          <w:rFonts w:ascii="Menlo Regular" w:hAnsi="Menlo Regular" w:cs="Menlo Regular" w:hint="eastAsia"/>
          <w:color w:val="000000"/>
          <w:sz w:val="24"/>
          <w:szCs w:val="24"/>
        </w:rPr>
        <w:t>第</w:t>
      </w:r>
      <w:r>
        <w:rPr>
          <w:rFonts w:ascii="Menlo Regular" w:hAnsi="Menlo Regular" w:cs="Menlo Regular" w:hint="eastAsia"/>
          <w:color w:val="000000"/>
          <w:sz w:val="24"/>
          <w:szCs w:val="24"/>
        </w:rPr>
        <w:t>1</w:t>
      </w:r>
      <w:r>
        <w:rPr>
          <w:rFonts w:ascii="Menlo Regular" w:hAnsi="Menlo Regular" w:cs="Menlo Regular"/>
          <w:color w:val="000000"/>
          <w:sz w:val="24"/>
          <w:szCs w:val="24"/>
        </w:rPr>
        <w:t>年</w:t>
      </w:r>
      <w:r>
        <w:rPr>
          <w:rFonts w:ascii="Menlo Regular" w:hAnsi="Menlo Regular" w:cs="Menlo Regular"/>
          <w:color w:val="000000"/>
          <w:sz w:val="24"/>
          <w:szCs w:val="24"/>
        </w:rPr>
        <w:t>8</w:t>
      </w:r>
      <w:r>
        <w:rPr>
          <w:rFonts w:ascii="Menlo Regular" w:hAnsi="Menlo Regular" w:cs="Menlo Regular"/>
          <w:color w:val="000000"/>
          <w:sz w:val="24"/>
          <w:szCs w:val="24"/>
        </w:rPr>
        <w:t>月：</w:t>
      </w:r>
      <w:r>
        <w:rPr>
          <w:rFonts w:ascii="Menlo Regular" w:hAnsi="Menlo Regular" w:cs="Menlo Regular"/>
          <w:color w:val="000000"/>
          <w:sz w:val="24"/>
          <w:szCs w:val="24"/>
        </w:rPr>
        <w:t>8</w:t>
      </w:r>
      <w:r>
        <w:rPr>
          <w:rFonts w:ascii="Menlo Regular" w:hAnsi="Menlo Regular" w:cs="Menlo Regular"/>
          <w:color w:val="000000"/>
          <w:sz w:val="24"/>
          <w:szCs w:val="24"/>
        </w:rPr>
        <w:t>通道样机开发</w:t>
      </w:r>
    </w:p>
    <w:p w14:paraId="015F85B0" w14:textId="77777777" w:rsidR="00A15CCB" w:rsidRDefault="00A15CC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p>
    <w:p w14:paraId="48986670" w14:textId="77777777" w:rsidR="00A15CCB" w:rsidRDefault="00D976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r>
        <w:rPr>
          <w:rFonts w:ascii="Menlo Regular" w:hAnsi="Menlo Regular" w:cs="Menlo Regular" w:hint="eastAsia"/>
          <w:color w:val="000000"/>
          <w:sz w:val="24"/>
          <w:szCs w:val="24"/>
        </w:rPr>
        <w:t>第</w:t>
      </w:r>
      <w:r>
        <w:rPr>
          <w:rFonts w:ascii="Menlo Regular" w:hAnsi="Menlo Regular" w:cs="Menlo Regular" w:hint="eastAsia"/>
          <w:color w:val="000000"/>
          <w:sz w:val="24"/>
          <w:szCs w:val="24"/>
        </w:rPr>
        <w:t>1</w:t>
      </w:r>
      <w:r>
        <w:rPr>
          <w:rFonts w:ascii="Menlo Regular" w:hAnsi="Menlo Regular" w:cs="Menlo Regular"/>
          <w:color w:val="000000"/>
          <w:sz w:val="24"/>
          <w:szCs w:val="24"/>
        </w:rPr>
        <w:t>年</w:t>
      </w:r>
      <w:r>
        <w:rPr>
          <w:rFonts w:ascii="Menlo Regular" w:hAnsi="Menlo Regular" w:cs="Menlo Regular"/>
          <w:color w:val="000000"/>
          <w:sz w:val="24"/>
          <w:szCs w:val="24"/>
        </w:rPr>
        <w:t>10</w:t>
      </w:r>
      <w:r>
        <w:rPr>
          <w:rFonts w:ascii="Menlo Regular" w:hAnsi="Menlo Regular" w:cs="Menlo Regular"/>
          <w:color w:val="000000"/>
          <w:sz w:val="24"/>
          <w:szCs w:val="24"/>
        </w:rPr>
        <w:t>月：</w:t>
      </w:r>
      <w:r>
        <w:rPr>
          <w:rFonts w:ascii="Menlo Regular" w:hAnsi="Menlo Regular" w:cs="Menlo Regular"/>
          <w:color w:val="000000"/>
          <w:sz w:val="24"/>
          <w:szCs w:val="24"/>
        </w:rPr>
        <w:t>8</w:t>
      </w:r>
      <w:r>
        <w:rPr>
          <w:rFonts w:ascii="Menlo Regular" w:hAnsi="Menlo Regular" w:cs="Menlo Regular"/>
          <w:color w:val="000000"/>
          <w:sz w:val="24"/>
          <w:szCs w:val="24"/>
        </w:rPr>
        <w:t>通道样机实验验证</w:t>
      </w:r>
    </w:p>
    <w:p w14:paraId="199EA4B1" w14:textId="77777777" w:rsidR="00A15CCB" w:rsidRDefault="00A15CC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p>
    <w:p w14:paraId="7620DC9C" w14:textId="77777777" w:rsidR="00A15CCB" w:rsidRDefault="00D976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jc w:val="left"/>
        <w:textAlignment w:val="auto"/>
        <w:rPr>
          <w:rFonts w:ascii="Menlo Regular" w:hAnsi="Menlo Regular" w:cs="Menlo Regular"/>
          <w:color w:val="000000"/>
          <w:sz w:val="24"/>
          <w:szCs w:val="24"/>
        </w:rPr>
      </w:pPr>
      <w:r>
        <w:rPr>
          <w:rFonts w:ascii="Menlo Regular" w:hAnsi="Menlo Regular" w:cs="Menlo Regular" w:hint="eastAsia"/>
          <w:color w:val="000000"/>
          <w:sz w:val="24"/>
          <w:szCs w:val="24"/>
        </w:rPr>
        <w:t>第二</w:t>
      </w:r>
      <w:r>
        <w:rPr>
          <w:rFonts w:ascii="Menlo Regular" w:hAnsi="Menlo Regular" w:cs="Menlo Regular"/>
          <w:color w:val="000000"/>
          <w:sz w:val="24"/>
          <w:szCs w:val="24"/>
        </w:rPr>
        <w:t>年年度目标：完成整体系统生产、调试、安装以及观测实验</w:t>
      </w:r>
    </w:p>
    <w:p w14:paraId="65BC435B" w14:textId="77777777" w:rsidR="00A15CCB" w:rsidRDefault="00A15CC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jc w:val="left"/>
        <w:textAlignment w:val="auto"/>
        <w:rPr>
          <w:rFonts w:ascii="Menlo Regular" w:hAnsi="Menlo Regular" w:cs="Menlo Regular"/>
          <w:color w:val="000000"/>
          <w:sz w:val="24"/>
          <w:szCs w:val="24"/>
        </w:rPr>
      </w:pPr>
    </w:p>
    <w:p w14:paraId="0270EF7A" w14:textId="77777777" w:rsidR="00A15CCB" w:rsidRDefault="00D976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r>
        <w:rPr>
          <w:rFonts w:ascii="Menlo Regular" w:hAnsi="Menlo Regular" w:cs="Menlo Regular" w:hint="eastAsia"/>
          <w:color w:val="000000"/>
          <w:sz w:val="24"/>
          <w:szCs w:val="24"/>
        </w:rPr>
        <w:t>第</w:t>
      </w:r>
      <w:r>
        <w:rPr>
          <w:rFonts w:ascii="Menlo Regular" w:hAnsi="Menlo Regular" w:cs="Menlo Regular" w:hint="eastAsia"/>
          <w:color w:val="000000"/>
          <w:sz w:val="24"/>
          <w:szCs w:val="24"/>
        </w:rPr>
        <w:t>2</w:t>
      </w:r>
      <w:r>
        <w:rPr>
          <w:rFonts w:ascii="Menlo Regular" w:hAnsi="Menlo Regular" w:cs="Menlo Regular"/>
          <w:color w:val="000000"/>
          <w:sz w:val="24"/>
          <w:szCs w:val="24"/>
        </w:rPr>
        <w:t>年</w:t>
      </w:r>
      <w:r>
        <w:rPr>
          <w:rFonts w:ascii="Menlo Regular" w:hAnsi="Menlo Regular" w:cs="Menlo Regular"/>
          <w:color w:val="000000"/>
          <w:sz w:val="24"/>
          <w:szCs w:val="24"/>
        </w:rPr>
        <w:t>3</w:t>
      </w:r>
      <w:r>
        <w:rPr>
          <w:rFonts w:ascii="Menlo Regular" w:hAnsi="Menlo Regular" w:cs="Menlo Regular"/>
          <w:color w:val="000000"/>
          <w:sz w:val="24"/>
          <w:szCs w:val="24"/>
        </w:rPr>
        <w:t>月：波束合成系统生产</w:t>
      </w:r>
    </w:p>
    <w:p w14:paraId="419FC0A3" w14:textId="77777777" w:rsidR="00A15CCB" w:rsidRDefault="00A15CC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p>
    <w:p w14:paraId="28ADF23A" w14:textId="77777777" w:rsidR="00A15CCB" w:rsidRDefault="00D976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r>
        <w:rPr>
          <w:rFonts w:ascii="Menlo Regular" w:hAnsi="Menlo Regular" w:cs="Menlo Regular" w:hint="eastAsia"/>
          <w:color w:val="000000"/>
          <w:sz w:val="24"/>
          <w:szCs w:val="24"/>
        </w:rPr>
        <w:t>第</w:t>
      </w:r>
      <w:r>
        <w:rPr>
          <w:rFonts w:ascii="Menlo Regular" w:hAnsi="Menlo Regular" w:cs="Menlo Regular" w:hint="eastAsia"/>
          <w:color w:val="000000"/>
          <w:sz w:val="24"/>
          <w:szCs w:val="24"/>
        </w:rPr>
        <w:t>2</w:t>
      </w:r>
      <w:r>
        <w:rPr>
          <w:rFonts w:ascii="Menlo Regular" w:hAnsi="Menlo Regular" w:cs="Menlo Regular"/>
          <w:color w:val="000000"/>
          <w:sz w:val="24"/>
          <w:szCs w:val="24"/>
        </w:rPr>
        <w:t>年</w:t>
      </w:r>
      <w:r>
        <w:rPr>
          <w:rFonts w:ascii="Menlo Regular" w:hAnsi="Menlo Regular" w:cs="Menlo Regular"/>
          <w:color w:val="000000"/>
          <w:sz w:val="24"/>
          <w:szCs w:val="24"/>
        </w:rPr>
        <w:t>5</w:t>
      </w:r>
      <w:r>
        <w:rPr>
          <w:rFonts w:ascii="Menlo Regular" w:hAnsi="Menlo Regular" w:cs="Menlo Regular"/>
          <w:color w:val="000000"/>
          <w:sz w:val="24"/>
          <w:szCs w:val="24"/>
        </w:rPr>
        <w:t>月：合成系统实验室调试</w:t>
      </w:r>
    </w:p>
    <w:p w14:paraId="343270B7" w14:textId="77777777" w:rsidR="00A15CCB" w:rsidRDefault="00A15CC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p>
    <w:p w14:paraId="0E1AE790" w14:textId="77777777" w:rsidR="00A15CCB" w:rsidRDefault="00D976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r>
        <w:rPr>
          <w:rFonts w:ascii="Menlo Regular" w:hAnsi="Menlo Regular" w:cs="Menlo Regular" w:hint="eastAsia"/>
          <w:color w:val="000000"/>
          <w:sz w:val="24"/>
          <w:szCs w:val="24"/>
        </w:rPr>
        <w:t>第</w:t>
      </w:r>
      <w:r>
        <w:rPr>
          <w:rFonts w:ascii="Menlo Regular" w:hAnsi="Menlo Regular" w:cs="Menlo Regular" w:hint="eastAsia"/>
          <w:color w:val="000000"/>
          <w:sz w:val="24"/>
          <w:szCs w:val="24"/>
        </w:rPr>
        <w:t>2</w:t>
      </w:r>
      <w:r>
        <w:rPr>
          <w:rFonts w:ascii="Menlo Regular" w:hAnsi="Menlo Regular" w:cs="Menlo Regular"/>
          <w:color w:val="000000"/>
          <w:sz w:val="24"/>
          <w:szCs w:val="24"/>
        </w:rPr>
        <w:t>年</w:t>
      </w:r>
      <w:r>
        <w:rPr>
          <w:rFonts w:ascii="Menlo Regular" w:hAnsi="Menlo Regular" w:cs="Menlo Regular"/>
          <w:color w:val="000000"/>
          <w:sz w:val="24"/>
          <w:szCs w:val="24"/>
        </w:rPr>
        <w:t>7</w:t>
      </w:r>
      <w:r>
        <w:rPr>
          <w:rFonts w:ascii="Menlo Regular" w:hAnsi="Menlo Regular" w:cs="Menlo Regular"/>
          <w:color w:val="000000"/>
          <w:sz w:val="24"/>
          <w:szCs w:val="24"/>
        </w:rPr>
        <w:t>月：系统现场安装</w:t>
      </w:r>
    </w:p>
    <w:p w14:paraId="393232F0" w14:textId="77777777" w:rsidR="00A15CCB" w:rsidRDefault="00A15CC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p>
    <w:p w14:paraId="55D900CC" w14:textId="77777777" w:rsidR="00A15CCB" w:rsidRDefault="00D976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r>
        <w:rPr>
          <w:rFonts w:ascii="Menlo Regular" w:hAnsi="Menlo Regular" w:cs="Menlo Regular" w:hint="eastAsia"/>
          <w:color w:val="000000"/>
          <w:sz w:val="24"/>
          <w:szCs w:val="24"/>
        </w:rPr>
        <w:t>第</w:t>
      </w:r>
      <w:r>
        <w:rPr>
          <w:rFonts w:ascii="Menlo Regular" w:hAnsi="Menlo Regular" w:cs="Menlo Regular" w:hint="eastAsia"/>
          <w:color w:val="000000"/>
          <w:sz w:val="24"/>
          <w:szCs w:val="24"/>
        </w:rPr>
        <w:t>2</w:t>
      </w:r>
      <w:r>
        <w:rPr>
          <w:rFonts w:ascii="Menlo Regular" w:hAnsi="Menlo Regular" w:cs="Menlo Regular"/>
          <w:color w:val="000000"/>
          <w:sz w:val="24"/>
          <w:szCs w:val="24"/>
        </w:rPr>
        <w:t>年</w:t>
      </w:r>
      <w:r>
        <w:rPr>
          <w:rFonts w:ascii="Menlo Regular" w:hAnsi="Menlo Regular" w:cs="Menlo Regular"/>
          <w:color w:val="000000"/>
          <w:sz w:val="24"/>
          <w:szCs w:val="24"/>
        </w:rPr>
        <w:t>8</w:t>
      </w:r>
      <w:r>
        <w:rPr>
          <w:rFonts w:ascii="Menlo Regular" w:hAnsi="Menlo Regular" w:cs="Menlo Regular"/>
          <w:color w:val="000000"/>
          <w:sz w:val="24"/>
          <w:szCs w:val="24"/>
        </w:rPr>
        <w:t>月：波束系统调试</w:t>
      </w:r>
    </w:p>
    <w:p w14:paraId="01006343" w14:textId="77777777" w:rsidR="00A15CCB" w:rsidRDefault="00A15CC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p>
    <w:p w14:paraId="06ECA9F4" w14:textId="77777777" w:rsidR="00A15CCB" w:rsidRDefault="00D976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r>
        <w:rPr>
          <w:rFonts w:ascii="Menlo Regular" w:hAnsi="Menlo Regular" w:cs="Menlo Regular" w:hint="eastAsia"/>
          <w:color w:val="000000"/>
          <w:sz w:val="24"/>
          <w:szCs w:val="24"/>
        </w:rPr>
        <w:t>第</w:t>
      </w:r>
      <w:r>
        <w:rPr>
          <w:rFonts w:ascii="Menlo Regular" w:hAnsi="Menlo Regular" w:cs="Menlo Regular" w:hint="eastAsia"/>
          <w:color w:val="000000"/>
          <w:sz w:val="24"/>
          <w:szCs w:val="24"/>
        </w:rPr>
        <w:t>2</w:t>
      </w:r>
      <w:r>
        <w:rPr>
          <w:rFonts w:ascii="Menlo Regular" w:hAnsi="Menlo Regular" w:cs="Menlo Regular"/>
          <w:color w:val="000000"/>
          <w:sz w:val="24"/>
          <w:szCs w:val="24"/>
        </w:rPr>
        <w:t>年</w:t>
      </w:r>
      <w:r>
        <w:rPr>
          <w:rFonts w:ascii="Menlo Regular" w:hAnsi="Menlo Regular" w:cs="Menlo Regular"/>
          <w:color w:val="000000"/>
          <w:sz w:val="24"/>
          <w:szCs w:val="24"/>
        </w:rPr>
        <w:t>10</w:t>
      </w:r>
      <w:r>
        <w:rPr>
          <w:rFonts w:ascii="Menlo Regular" w:hAnsi="Menlo Regular" w:cs="Menlo Regular"/>
          <w:color w:val="000000"/>
          <w:sz w:val="24"/>
          <w:szCs w:val="24"/>
        </w:rPr>
        <w:t>月：波束系统试观测和数据分析</w:t>
      </w:r>
    </w:p>
    <w:p w14:paraId="4040BA5A" w14:textId="77777777" w:rsidR="00A15CCB" w:rsidRDefault="00A15CC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p>
    <w:p w14:paraId="0E39E355" w14:textId="77777777" w:rsidR="00A15CCB" w:rsidRDefault="00D976B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200" w:firstLine="480"/>
        <w:jc w:val="left"/>
        <w:textAlignment w:val="auto"/>
        <w:rPr>
          <w:rFonts w:ascii="Menlo Regular" w:hAnsi="Menlo Regular" w:cs="Menlo Regular"/>
          <w:color w:val="000000"/>
          <w:sz w:val="24"/>
          <w:szCs w:val="24"/>
        </w:rPr>
      </w:pPr>
      <w:r>
        <w:rPr>
          <w:rFonts w:ascii="Menlo Regular" w:hAnsi="Menlo Regular" w:cs="Menlo Regular" w:hint="eastAsia"/>
          <w:color w:val="000000"/>
          <w:sz w:val="24"/>
          <w:szCs w:val="24"/>
        </w:rPr>
        <w:t>第</w:t>
      </w:r>
      <w:r>
        <w:rPr>
          <w:rFonts w:ascii="Menlo Regular" w:hAnsi="Menlo Regular" w:cs="Menlo Regular" w:hint="eastAsia"/>
          <w:color w:val="000000"/>
          <w:sz w:val="24"/>
          <w:szCs w:val="24"/>
        </w:rPr>
        <w:t>2</w:t>
      </w:r>
      <w:r>
        <w:rPr>
          <w:rFonts w:ascii="Menlo Regular" w:hAnsi="Menlo Regular" w:cs="Menlo Regular"/>
          <w:color w:val="000000"/>
          <w:sz w:val="24"/>
          <w:szCs w:val="24"/>
        </w:rPr>
        <w:t>年</w:t>
      </w:r>
      <w:r>
        <w:rPr>
          <w:rFonts w:ascii="Menlo Regular" w:hAnsi="Menlo Regular" w:cs="Menlo Regular" w:hint="eastAsia"/>
          <w:color w:val="000000"/>
          <w:sz w:val="24"/>
          <w:szCs w:val="24"/>
        </w:rPr>
        <w:t>12</w:t>
      </w:r>
      <w:r>
        <w:rPr>
          <w:rFonts w:ascii="Menlo Regular" w:hAnsi="Menlo Regular" w:cs="Menlo Regular" w:hint="eastAsia"/>
          <w:color w:val="000000"/>
          <w:sz w:val="24"/>
          <w:szCs w:val="24"/>
        </w:rPr>
        <w:t>月：完成系统测试</w:t>
      </w:r>
      <w:r>
        <w:rPr>
          <w:rFonts w:ascii="Menlo Regular" w:hAnsi="Menlo Regular" w:cs="Menlo Regular"/>
          <w:color w:val="000000"/>
          <w:sz w:val="22"/>
          <w:szCs w:val="22"/>
        </w:rPr>
        <w:t xml:space="preserve"> </w:t>
      </w:r>
    </w:p>
    <w:p w14:paraId="5DD2DA64" w14:textId="77777777" w:rsidR="00A15CCB" w:rsidRDefault="00A15CCB">
      <w:pPr>
        <w:spacing w:afterLines="100" w:after="240" w:line="500" w:lineRule="exact"/>
        <w:outlineLvl w:val="0"/>
        <w:rPr>
          <w:b/>
          <w:sz w:val="28"/>
          <w:szCs w:val="28"/>
        </w:rPr>
      </w:pPr>
    </w:p>
    <w:p w14:paraId="7D11161A" w14:textId="77777777" w:rsidR="00A15CCB" w:rsidRDefault="00D976B0">
      <w:pPr>
        <w:spacing w:afterLines="100" w:after="240" w:line="500" w:lineRule="exact"/>
        <w:outlineLvl w:val="0"/>
        <w:rPr>
          <w:sz w:val="28"/>
          <w:szCs w:val="28"/>
        </w:rPr>
      </w:pPr>
      <w:r>
        <w:rPr>
          <w:b/>
          <w:sz w:val="28"/>
          <w:szCs w:val="28"/>
        </w:rPr>
        <w:t>八、预期成果及</w:t>
      </w:r>
      <w:r>
        <w:rPr>
          <w:rFonts w:hint="eastAsia"/>
          <w:b/>
          <w:sz w:val="28"/>
          <w:szCs w:val="28"/>
        </w:rPr>
        <w:t>项目</w:t>
      </w:r>
      <w:r>
        <w:rPr>
          <w:b/>
          <w:sz w:val="28"/>
          <w:szCs w:val="28"/>
        </w:rPr>
        <w:t>完成后下一步</w:t>
      </w:r>
      <w:r>
        <w:rPr>
          <w:rFonts w:hint="eastAsia"/>
          <w:b/>
          <w:sz w:val="28"/>
          <w:szCs w:val="28"/>
        </w:rPr>
        <w:t>研制</w:t>
      </w:r>
      <w:r>
        <w:rPr>
          <w:b/>
          <w:sz w:val="28"/>
          <w:szCs w:val="28"/>
        </w:rPr>
        <w:t>计划</w:t>
      </w:r>
      <w:r>
        <w:rPr>
          <w:sz w:val="28"/>
          <w:szCs w:val="28"/>
        </w:rPr>
        <w:t>（预期成果应当明确且可以考核）</w:t>
      </w:r>
    </w:p>
    <w:p w14:paraId="1389D33E" w14:textId="77777777" w:rsidR="00A15CCB" w:rsidRDefault="00D976B0">
      <w:pPr>
        <w:adjustRightInd/>
        <w:spacing w:line="360" w:lineRule="auto"/>
        <w:ind w:firstLineChars="250" w:firstLine="600"/>
        <w:textAlignment w:val="auto"/>
        <w:rPr>
          <w:color w:val="339966"/>
          <w:sz w:val="24"/>
          <w:szCs w:val="24"/>
        </w:rPr>
      </w:pPr>
      <w:r>
        <w:rPr>
          <w:rFonts w:hint="eastAsia"/>
          <w:sz w:val="24"/>
        </w:rPr>
        <w:t>通过本项目预期开发出一套通用毫秒级多波束合成巡天设备，预计可形成</w:t>
      </w:r>
      <w:r>
        <w:rPr>
          <w:rFonts w:hint="eastAsia"/>
          <w:sz w:val="24"/>
        </w:rPr>
        <w:t>160</w:t>
      </w:r>
      <w:r>
        <w:rPr>
          <w:rFonts w:hint="eastAsia"/>
          <w:sz w:val="24"/>
        </w:rPr>
        <w:t>平方度以上的多波束巡天视场，这将大大增大巡天效率</w:t>
      </w:r>
      <w:r>
        <w:rPr>
          <w:rFonts w:hint="eastAsia"/>
          <w:sz w:val="24"/>
        </w:rPr>
        <w:t xml:space="preserve">, </w:t>
      </w:r>
      <w:r>
        <w:rPr>
          <w:rFonts w:hint="eastAsia"/>
          <w:sz w:val="24"/>
        </w:rPr>
        <w:t>特别是提高对于变源的观测能力，在未来的观测中有望发现一些新的变源，特别是快速射电暴</w:t>
      </w:r>
      <w:r>
        <w:rPr>
          <w:rFonts w:hint="eastAsia"/>
          <w:sz w:val="24"/>
        </w:rPr>
        <w:t>FRB</w:t>
      </w:r>
      <w:r>
        <w:rPr>
          <w:rFonts w:hint="eastAsia"/>
          <w:sz w:val="24"/>
        </w:rPr>
        <w:t>，同时利用脉冲星观测校准也可以提高天籁阵列的中性氢观测精度。</w:t>
      </w:r>
      <w:r>
        <w:rPr>
          <w:rFonts w:hint="eastAsia"/>
          <w:sz w:val="24"/>
          <w:szCs w:val="24"/>
        </w:rPr>
        <w:t>另外，该项目所涉及到的关键硬件平台技术可推广到电力电子仿真、实时视频处理、高速目标捕捉等其它需要高实时处理的领域，会产生更大的经济及社会效益。</w:t>
      </w:r>
    </w:p>
    <w:p w14:paraId="2979A54D" w14:textId="77777777" w:rsidR="00A15CCB" w:rsidRDefault="00A15CCB">
      <w:pPr>
        <w:spacing w:afterLines="100" w:after="240" w:line="500" w:lineRule="exact"/>
        <w:outlineLvl w:val="0"/>
        <w:rPr>
          <w:b/>
          <w:sz w:val="28"/>
          <w:szCs w:val="28"/>
        </w:rPr>
      </w:pPr>
    </w:p>
    <w:p w14:paraId="3AC74228" w14:textId="77777777" w:rsidR="00A15CCB" w:rsidRDefault="00D976B0">
      <w:pPr>
        <w:spacing w:afterLines="100" w:after="240" w:line="500" w:lineRule="exact"/>
        <w:outlineLvl w:val="0"/>
        <w:rPr>
          <w:b/>
          <w:sz w:val="28"/>
          <w:szCs w:val="28"/>
        </w:rPr>
      </w:pPr>
      <w:r>
        <w:rPr>
          <w:b/>
          <w:sz w:val="28"/>
          <w:szCs w:val="28"/>
        </w:rPr>
        <w:t>九、成果共享机制和推广应用方案</w:t>
      </w:r>
    </w:p>
    <w:p w14:paraId="0941C171" w14:textId="77777777" w:rsidR="00A15CCB" w:rsidRDefault="00D976B0">
      <w:pPr>
        <w:spacing w:line="480" w:lineRule="exact"/>
        <w:rPr>
          <w:sz w:val="24"/>
        </w:rPr>
      </w:pPr>
      <w:r>
        <w:rPr>
          <w:rFonts w:hint="eastAsia"/>
          <w:sz w:val="24"/>
        </w:rPr>
        <w:t>本项目研发的相关设备可以进一步发展成通用的射电天文数字后端，为射电天文界所使用，在国内、外天文领域射电阵列中进行推广。由于美国主导的</w:t>
      </w:r>
      <w:r>
        <w:rPr>
          <w:rFonts w:hint="eastAsia"/>
          <w:sz w:val="24"/>
        </w:rPr>
        <w:t>HERA</w:t>
      </w:r>
      <w:r>
        <w:rPr>
          <w:rFonts w:hint="eastAsia"/>
          <w:sz w:val="24"/>
        </w:rPr>
        <w:t>阵采用自动化所的处理平台，完全可进行示范性应用。该项目涉及的硬件平台关键技术在其它领域也有很大应用前景，可以向已有合作基础的量子计算多</w:t>
      </w:r>
      <w:r>
        <w:rPr>
          <w:rFonts w:hint="eastAsia"/>
          <w:sz w:val="24"/>
        </w:rPr>
        <w:t>bit</w:t>
      </w:r>
      <w:r>
        <w:rPr>
          <w:rFonts w:hint="eastAsia"/>
          <w:sz w:val="24"/>
        </w:rPr>
        <w:t>实</w:t>
      </w:r>
      <w:r>
        <w:rPr>
          <w:rFonts w:hint="eastAsia"/>
          <w:sz w:val="24"/>
        </w:rPr>
        <w:lastRenderedPageBreak/>
        <w:t>时采集控制、大型电网实时采集仿真等领域进行推广。尤其是低延时交换机、高速采集处理、高实时计算等技术是以上领域的关键技术，有很大的应用价值。另外，多波束巡天的数据可以在项目合作组分享。所发现的瞬变源将公开发布。</w:t>
      </w:r>
    </w:p>
    <w:p w14:paraId="3AA6B569" w14:textId="77777777" w:rsidR="00A15CCB" w:rsidRDefault="00A15CCB">
      <w:pPr>
        <w:spacing w:afterLines="100" w:after="240" w:line="500" w:lineRule="exact"/>
        <w:outlineLvl w:val="0"/>
        <w:rPr>
          <w:b/>
          <w:sz w:val="28"/>
          <w:szCs w:val="28"/>
        </w:rPr>
      </w:pPr>
    </w:p>
    <w:p w14:paraId="288A612D" w14:textId="77777777" w:rsidR="00A15CCB" w:rsidRDefault="00D976B0">
      <w:pPr>
        <w:spacing w:afterLines="100" w:after="240" w:line="500" w:lineRule="exact"/>
        <w:outlineLvl w:val="0"/>
        <w:rPr>
          <w:b/>
          <w:sz w:val="28"/>
          <w:szCs w:val="28"/>
        </w:rPr>
      </w:pPr>
      <w:r>
        <w:rPr>
          <w:b/>
          <w:sz w:val="28"/>
          <w:szCs w:val="28"/>
        </w:rPr>
        <w:t>十、知识产权可行性分析</w:t>
      </w:r>
    </w:p>
    <w:p w14:paraId="5FBEC1A1" w14:textId="77777777" w:rsidR="00A15CCB" w:rsidRDefault="00D976B0">
      <w:pPr>
        <w:spacing w:line="480" w:lineRule="exact"/>
        <w:ind w:firstLine="425"/>
        <w:rPr>
          <w:sz w:val="24"/>
        </w:rPr>
      </w:pPr>
      <w:r>
        <w:rPr>
          <w:rFonts w:hint="eastAsia"/>
          <w:sz w:val="24"/>
        </w:rPr>
        <w:t>研制项目知识产权为项目组共有。该项目开发过程中涉及到的技术均为研发单位所有，具有独立知识产权。自动化所相关知识产权已申请</w:t>
      </w:r>
      <w:r>
        <w:rPr>
          <w:rFonts w:hint="eastAsia"/>
          <w:sz w:val="24"/>
        </w:rPr>
        <w:t>80</w:t>
      </w:r>
      <w:r>
        <w:rPr>
          <w:rFonts w:hint="eastAsia"/>
          <w:sz w:val="24"/>
        </w:rPr>
        <w:t>余项，在项目实施过程中可对新的技术创新点及时申请专利保护。</w:t>
      </w:r>
    </w:p>
    <w:p w14:paraId="341725DD" w14:textId="77777777" w:rsidR="00A15CCB" w:rsidRDefault="00A15CCB">
      <w:pPr>
        <w:spacing w:line="480" w:lineRule="exact"/>
      </w:pPr>
    </w:p>
    <w:p w14:paraId="77146A18" w14:textId="77777777" w:rsidR="00A15CCB" w:rsidRDefault="00A15CCB">
      <w:pPr>
        <w:spacing w:afterLines="100" w:after="240" w:line="500" w:lineRule="exact"/>
        <w:outlineLvl w:val="0"/>
        <w:rPr>
          <w:b/>
          <w:sz w:val="28"/>
          <w:szCs w:val="28"/>
        </w:rPr>
        <w:sectPr w:rsidR="00A15CCB">
          <w:pgSz w:w="11906" w:h="16838"/>
          <w:pgMar w:top="1440" w:right="1800" w:bottom="1440" w:left="1800" w:header="851" w:footer="992" w:gutter="0"/>
          <w:pgNumType w:start="0"/>
          <w:cols w:space="425"/>
          <w:titlePg/>
          <w:docGrid w:linePitch="286"/>
        </w:sectPr>
      </w:pPr>
    </w:p>
    <w:p w14:paraId="6537209D" w14:textId="77777777" w:rsidR="00A15CCB" w:rsidRDefault="00D976B0">
      <w:pPr>
        <w:spacing w:line="540" w:lineRule="exact"/>
        <w:outlineLvl w:val="0"/>
        <w:rPr>
          <w:b/>
          <w:sz w:val="28"/>
          <w:szCs w:val="28"/>
        </w:rPr>
      </w:pPr>
      <w:r>
        <w:rPr>
          <w:b/>
          <w:sz w:val="28"/>
          <w:szCs w:val="28"/>
        </w:rPr>
        <w:lastRenderedPageBreak/>
        <w:t>十一、经费预算</w:t>
      </w:r>
    </w:p>
    <w:p w14:paraId="0EEB17A8" w14:textId="77777777" w:rsidR="00A15CCB" w:rsidRDefault="00A15CCB">
      <w:pPr>
        <w:adjustRightInd/>
        <w:spacing w:line="360" w:lineRule="auto"/>
        <w:textAlignment w:val="auto"/>
        <w:rPr>
          <w:sz w:val="24"/>
        </w:rPr>
      </w:pPr>
    </w:p>
    <w:tbl>
      <w:tblPr>
        <w:tblW w:w="86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4A0" w:firstRow="1" w:lastRow="0" w:firstColumn="1" w:lastColumn="0" w:noHBand="0" w:noVBand="1"/>
      </w:tblPr>
      <w:tblGrid>
        <w:gridCol w:w="627"/>
        <w:gridCol w:w="1383"/>
        <w:gridCol w:w="3337"/>
        <w:gridCol w:w="3277"/>
      </w:tblGrid>
      <w:tr w:rsidR="00A15CCB" w14:paraId="468CC59E" w14:textId="77777777">
        <w:trPr>
          <w:cantSplit/>
          <w:trHeight w:val="624"/>
          <w:jc w:val="center"/>
        </w:trPr>
        <w:tc>
          <w:tcPr>
            <w:tcW w:w="627" w:type="dxa"/>
            <w:tcBorders>
              <w:top w:val="double" w:sz="4" w:space="0" w:color="auto"/>
              <w:left w:val="double" w:sz="4" w:space="0" w:color="auto"/>
            </w:tcBorders>
            <w:vAlign w:val="center"/>
          </w:tcPr>
          <w:p w14:paraId="6BF73BBB" w14:textId="77777777" w:rsidR="00A15CCB" w:rsidRDefault="00D976B0">
            <w:pPr>
              <w:autoSpaceDE w:val="0"/>
              <w:autoSpaceDN w:val="0"/>
              <w:ind w:left="608" w:hanging="608"/>
              <w:jc w:val="center"/>
              <w:rPr>
                <w:b/>
                <w:bCs/>
              </w:rPr>
            </w:pPr>
            <w:r>
              <w:rPr>
                <w:b/>
                <w:bCs/>
                <w:sz w:val="24"/>
                <w:szCs w:val="24"/>
              </w:rPr>
              <w:t>序号</w:t>
            </w:r>
          </w:p>
        </w:tc>
        <w:tc>
          <w:tcPr>
            <w:tcW w:w="4720" w:type="dxa"/>
            <w:gridSpan w:val="2"/>
            <w:tcBorders>
              <w:top w:val="double" w:sz="4" w:space="0" w:color="auto"/>
              <w:bottom w:val="single" w:sz="6" w:space="0" w:color="auto"/>
            </w:tcBorders>
            <w:vAlign w:val="center"/>
          </w:tcPr>
          <w:p w14:paraId="06BB5B84" w14:textId="77777777" w:rsidR="00A15CCB" w:rsidRDefault="00D976B0">
            <w:pPr>
              <w:autoSpaceDE w:val="0"/>
              <w:autoSpaceDN w:val="0"/>
              <w:jc w:val="center"/>
              <w:rPr>
                <w:b/>
                <w:bCs/>
              </w:rPr>
            </w:pPr>
            <w:r>
              <w:rPr>
                <w:b/>
                <w:bCs/>
                <w:sz w:val="24"/>
                <w:szCs w:val="24"/>
              </w:rPr>
              <w:t>科目名称</w:t>
            </w:r>
          </w:p>
        </w:tc>
        <w:tc>
          <w:tcPr>
            <w:tcW w:w="3277" w:type="dxa"/>
            <w:tcBorders>
              <w:top w:val="double" w:sz="4" w:space="0" w:color="auto"/>
              <w:right w:val="double" w:sz="4" w:space="0" w:color="auto"/>
            </w:tcBorders>
            <w:vAlign w:val="center"/>
          </w:tcPr>
          <w:p w14:paraId="5CB27DB1" w14:textId="77777777" w:rsidR="00A15CCB" w:rsidRDefault="00D976B0">
            <w:pPr>
              <w:autoSpaceDE w:val="0"/>
              <w:autoSpaceDN w:val="0"/>
              <w:jc w:val="center"/>
              <w:rPr>
                <w:b/>
                <w:bCs/>
              </w:rPr>
            </w:pPr>
            <w:r>
              <w:rPr>
                <w:b/>
                <w:bCs/>
                <w:sz w:val="24"/>
                <w:szCs w:val="24"/>
              </w:rPr>
              <w:t>经费（万元）</w:t>
            </w:r>
          </w:p>
        </w:tc>
      </w:tr>
      <w:tr w:rsidR="00A15CCB" w14:paraId="3D2A76BF" w14:textId="77777777">
        <w:trPr>
          <w:cantSplit/>
          <w:trHeight w:val="624"/>
          <w:jc w:val="center"/>
        </w:trPr>
        <w:tc>
          <w:tcPr>
            <w:tcW w:w="627" w:type="dxa"/>
            <w:tcBorders>
              <w:left w:val="double" w:sz="4" w:space="0" w:color="auto"/>
            </w:tcBorders>
            <w:vAlign w:val="center"/>
          </w:tcPr>
          <w:p w14:paraId="218621D5" w14:textId="77777777" w:rsidR="00A15CCB" w:rsidRDefault="00D976B0">
            <w:pPr>
              <w:autoSpaceDE w:val="0"/>
              <w:autoSpaceDN w:val="0"/>
              <w:ind w:left="608" w:hanging="608"/>
              <w:jc w:val="center"/>
            </w:pPr>
            <w:r>
              <w:rPr>
                <w:sz w:val="24"/>
                <w:szCs w:val="24"/>
              </w:rPr>
              <w:t>1</w:t>
            </w:r>
          </w:p>
        </w:tc>
        <w:tc>
          <w:tcPr>
            <w:tcW w:w="4720" w:type="dxa"/>
            <w:gridSpan w:val="2"/>
            <w:vAlign w:val="center"/>
          </w:tcPr>
          <w:p w14:paraId="31CC9D48" w14:textId="77777777" w:rsidR="00A15CCB" w:rsidRDefault="00D976B0">
            <w:pPr>
              <w:autoSpaceDE w:val="0"/>
              <w:autoSpaceDN w:val="0"/>
            </w:pPr>
            <w:r>
              <w:rPr>
                <w:sz w:val="24"/>
                <w:szCs w:val="24"/>
              </w:rPr>
              <w:t>设备费</w:t>
            </w:r>
          </w:p>
        </w:tc>
        <w:tc>
          <w:tcPr>
            <w:tcW w:w="3277" w:type="dxa"/>
            <w:tcBorders>
              <w:right w:val="double" w:sz="4" w:space="0" w:color="auto"/>
            </w:tcBorders>
            <w:vAlign w:val="center"/>
          </w:tcPr>
          <w:p w14:paraId="11BA8FC7" w14:textId="77777777" w:rsidR="00A15CCB" w:rsidRDefault="00A15CCB">
            <w:pPr>
              <w:autoSpaceDE w:val="0"/>
              <w:autoSpaceDN w:val="0"/>
            </w:pPr>
          </w:p>
        </w:tc>
      </w:tr>
      <w:tr w:rsidR="00A15CCB" w14:paraId="66C17391" w14:textId="77777777">
        <w:trPr>
          <w:cantSplit/>
          <w:trHeight w:val="624"/>
          <w:jc w:val="center"/>
        </w:trPr>
        <w:tc>
          <w:tcPr>
            <w:tcW w:w="627" w:type="dxa"/>
            <w:tcBorders>
              <w:left w:val="double" w:sz="4" w:space="0" w:color="auto"/>
            </w:tcBorders>
            <w:vAlign w:val="center"/>
          </w:tcPr>
          <w:p w14:paraId="211A52BB" w14:textId="77777777" w:rsidR="00A15CCB" w:rsidRDefault="00D976B0">
            <w:pPr>
              <w:autoSpaceDE w:val="0"/>
              <w:autoSpaceDN w:val="0"/>
              <w:ind w:left="608" w:hanging="608"/>
              <w:jc w:val="center"/>
            </w:pPr>
            <w:r>
              <w:rPr>
                <w:sz w:val="24"/>
                <w:szCs w:val="24"/>
              </w:rPr>
              <w:t>1.1</w:t>
            </w:r>
          </w:p>
        </w:tc>
        <w:tc>
          <w:tcPr>
            <w:tcW w:w="4720" w:type="dxa"/>
            <w:gridSpan w:val="2"/>
            <w:vAlign w:val="center"/>
          </w:tcPr>
          <w:p w14:paraId="09E4A581" w14:textId="77777777" w:rsidR="00A15CCB" w:rsidRDefault="00D976B0">
            <w:pPr>
              <w:autoSpaceDE w:val="0"/>
              <w:autoSpaceDN w:val="0"/>
              <w:ind w:firstLineChars="200" w:firstLine="480"/>
            </w:pPr>
            <w:r>
              <w:rPr>
                <w:sz w:val="24"/>
                <w:szCs w:val="24"/>
              </w:rPr>
              <w:t>（</w:t>
            </w:r>
            <w:r>
              <w:rPr>
                <w:sz w:val="24"/>
                <w:szCs w:val="24"/>
              </w:rPr>
              <w:t>1</w:t>
            </w:r>
            <w:r>
              <w:rPr>
                <w:sz w:val="24"/>
                <w:szCs w:val="24"/>
              </w:rPr>
              <w:t>）购置设备费</w:t>
            </w:r>
          </w:p>
        </w:tc>
        <w:tc>
          <w:tcPr>
            <w:tcW w:w="3277" w:type="dxa"/>
            <w:tcBorders>
              <w:right w:val="double" w:sz="4" w:space="0" w:color="auto"/>
            </w:tcBorders>
            <w:vAlign w:val="center"/>
          </w:tcPr>
          <w:p w14:paraId="23AE09FA" w14:textId="77777777" w:rsidR="00A15CCB" w:rsidRDefault="00A15CCB">
            <w:pPr>
              <w:autoSpaceDE w:val="0"/>
              <w:autoSpaceDN w:val="0"/>
            </w:pPr>
          </w:p>
        </w:tc>
      </w:tr>
      <w:tr w:rsidR="00A15CCB" w14:paraId="0157B3C8" w14:textId="77777777">
        <w:trPr>
          <w:cantSplit/>
          <w:trHeight w:val="624"/>
          <w:jc w:val="center"/>
        </w:trPr>
        <w:tc>
          <w:tcPr>
            <w:tcW w:w="627" w:type="dxa"/>
            <w:tcBorders>
              <w:left w:val="double" w:sz="4" w:space="0" w:color="auto"/>
            </w:tcBorders>
            <w:vAlign w:val="center"/>
          </w:tcPr>
          <w:p w14:paraId="267B60E9" w14:textId="77777777" w:rsidR="00A15CCB" w:rsidRDefault="00D976B0">
            <w:pPr>
              <w:autoSpaceDE w:val="0"/>
              <w:autoSpaceDN w:val="0"/>
              <w:ind w:left="608" w:hanging="608"/>
              <w:jc w:val="center"/>
            </w:pPr>
            <w:r>
              <w:rPr>
                <w:sz w:val="24"/>
                <w:szCs w:val="24"/>
              </w:rPr>
              <w:t>1.2</w:t>
            </w:r>
          </w:p>
        </w:tc>
        <w:tc>
          <w:tcPr>
            <w:tcW w:w="4720" w:type="dxa"/>
            <w:gridSpan w:val="2"/>
            <w:vAlign w:val="center"/>
          </w:tcPr>
          <w:p w14:paraId="66419F50" w14:textId="77777777" w:rsidR="00A15CCB" w:rsidRDefault="00D976B0">
            <w:pPr>
              <w:autoSpaceDE w:val="0"/>
              <w:autoSpaceDN w:val="0"/>
              <w:ind w:firstLineChars="200" w:firstLine="480"/>
            </w:pPr>
            <w:r>
              <w:rPr>
                <w:sz w:val="24"/>
                <w:szCs w:val="24"/>
              </w:rPr>
              <w:t>（</w:t>
            </w:r>
            <w:r>
              <w:rPr>
                <w:sz w:val="24"/>
                <w:szCs w:val="24"/>
              </w:rPr>
              <w:t>2</w:t>
            </w:r>
            <w:r>
              <w:rPr>
                <w:sz w:val="24"/>
                <w:szCs w:val="24"/>
              </w:rPr>
              <w:t>）研制设备费</w:t>
            </w:r>
          </w:p>
        </w:tc>
        <w:tc>
          <w:tcPr>
            <w:tcW w:w="3277" w:type="dxa"/>
            <w:tcBorders>
              <w:right w:val="double" w:sz="4" w:space="0" w:color="auto"/>
            </w:tcBorders>
            <w:vAlign w:val="center"/>
          </w:tcPr>
          <w:p w14:paraId="7E89A3A4" w14:textId="77777777" w:rsidR="00A15CCB" w:rsidRDefault="00A15CCB">
            <w:pPr>
              <w:autoSpaceDE w:val="0"/>
              <w:autoSpaceDN w:val="0"/>
            </w:pPr>
          </w:p>
        </w:tc>
      </w:tr>
      <w:tr w:rsidR="00A15CCB" w14:paraId="176E49D9" w14:textId="77777777">
        <w:trPr>
          <w:cantSplit/>
          <w:trHeight w:val="624"/>
          <w:jc w:val="center"/>
        </w:trPr>
        <w:tc>
          <w:tcPr>
            <w:tcW w:w="627" w:type="dxa"/>
            <w:tcBorders>
              <w:left w:val="double" w:sz="4" w:space="0" w:color="auto"/>
            </w:tcBorders>
            <w:vAlign w:val="center"/>
          </w:tcPr>
          <w:p w14:paraId="1C98B409" w14:textId="77777777" w:rsidR="00A15CCB" w:rsidRDefault="00D976B0">
            <w:pPr>
              <w:autoSpaceDE w:val="0"/>
              <w:autoSpaceDN w:val="0"/>
              <w:ind w:left="608" w:hanging="608"/>
              <w:jc w:val="center"/>
            </w:pPr>
            <w:r>
              <w:rPr>
                <w:sz w:val="24"/>
                <w:szCs w:val="24"/>
              </w:rPr>
              <w:t>1.3</w:t>
            </w:r>
          </w:p>
        </w:tc>
        <w:tc>
          <w:tcPr>
            <w:tcW w:w="4720" w:type="dxa"/>
            <w:gridSpan w:val="2"/>
            <w:vAlign w:val="center"/>
          </w:tcPr>
          <w:p w14:paraId="293F6F79" w14:textId="77777777" w:rsidR="00A15CCB" w:rsidRDefault="00D976B0">
            <w:pPr>
              <w:autoSpaceDE w:val="0"/>
              <w:autoSpaceDN w:val="0"/>
              <w:ind w:firstLineChars="200" w:firstLine="480"/>
            </w:pPr>
            <w:r>
              <w:rPr>
                <w:sz w:val="24"/>
                <w:szCs w:val="24"/>
              </w:rPr>
              <w:t>（</w:t>
            </w:r>
            <w:r>
              <w:rPr>
                <w:sz w:val="24"/>
                <w:szCs w:val="24"/>
              </w:rPr>
              <w:t>3</w:t>
            </w:r>
            <w:r>
              <w:rPr>
                <w:sz w:val="24"/>
                <w:szCs w:val="24"/>
              </w:rPr>
              <w:t>）设备改造与租赁费</w:t>
            </w:r>
          </w:p>
        </w:tc>
        <w:tc>
          <w:tcPr>
            <w:tcW w:w="3277" w:type="dxa"/>
            <w:tcBorders>
              <w:right w:val="double" w:sz="4" w:space="0" w:color="auto"/>
            </w:tcBorders>
            <w:vAlign w:val="center"/>
          </w:tcPr>
          <w:p w14:paraId="01A44EC3" w14:textId="77777777" w:rsidR="00A15CCB" w:rsidRDefault="00A15CCB">
            <w:pPr>
              <w:autoSpaceDE w:val="0"/>
              <w:autoSpaceDN w:val="0"/>
            </w:pPr>
          </w:p>
        </w:tc>
      </w:tr>
      <w:tr w:rsidR="00A15CCB" w14:paraId="6206F492" w14:textId="77777777">
        <w:trPr>
          <w:cantSplit/>
          <w:trHeight w:val="624"/>
          <w:jc w:val="center"/>
        </w:trPr>
        <w:tc>
          <w:tcPr>
            <w:tcW w:w="627" w:type="dxa"/>
            <w:tcBorders>
              <w:left w:val="double" w:sz="4" w:space="0" w:color="auto"/>
            </w:tcBorders>
            <w:vAlign w:val="center"/>
          </w:tcPr>
          <w:p w14:paraId="7D13D219" w14:textId="77777777" w:rsidR="00A15CCB" w:rsidRDefault="00D976B0">
            <w:pPr>
              <w:autoSpaceDE w:val="0"/>
              <w:autoSpaceDN w:val="0"/>
              <w:ind w:left="608" w:hanging="608"/>
              <w:jc w:val="center"/>
            </w:pPr>
            <w:r>
              <w:rPr>
                <w:sz w:val="24"/>
                <w:szCs w:val="24"/>
              </w:rPr>
              <w:t>2</w:t>
            </w:r>
          </w:p>
        </w:tc>
        <w:tc>
          <w:tcPr>
            <w:tcW w:w="4720" w:type="dxa"/>
            <w:gridSpan w:val="2"/>
            <w:vAlign w:val="center"/>
          </w:tcPr>
          <w:p w14:paraId="7C7008FB" w14:textId="77777777" w:rsidR="00A15CCB" w:rsidRDefault="00D976B0">
            <w:pPr>
              <w:autoSpaceDE w:val="0"/>
              <w:autoSpaceDN w:val="0"/>
            </w:pPr>
            <w:r>
              <w:rPr>
                <w:sz w:val="24"/>
                <w:szCs w:val="24"/>
              </w:rPr>
              <w:t>材料费</w:t>
            </w:r>
          </w:p>
        </w:tc>
        <w:tc>
          <w:tcPr>
            <w:tcW w:w="3277" w:type="dxa"/>
            <w:tcBorders>
              <w:right w:val="double" w:sz="4" w:space="0" w:color="auto"/>
            </w:tcBorders>
            <w:vAlign w:val="center"/>
          </w:tcPr>
          <w:p w14:paraId="711587C8" w14:textId="77777777" w:rsidR="00A15CCB" w:rsidRDefault="00A15CCB">
            <w:pPr>
              <w:autoSpaceDE w:val="0"/>
              <w:autoSpaceDN w:val="0"/>
            </w:pPr>
          </w:p>
        </w:tc>
      </w:tr>
      <w:tr w:rsidR="00A15CCB" w14:paraId="3F3CAA3C" w14:textId="77777777">
        <w:trPr>
          <w:cantSplit/>
          <w:trHeight w:val="624"/>
          <w:jc w:val="center"/>
        </w:trPr>
        <w:tc>
          <w:tcPr>
            <w:tcW w:w="627" w:type="dxa"/>
            <w:tcBorders>
              <w:left w:val="double" w:sz="4" w:space="0" w:color="auto"/>
            </w:tcBorders>
            <w:vAlign w:val="center"/>
          </w:tcPr>
          <w:p w14:paraId="3FE17B0D" w14:textId="77777777" w:rsidR="00A15CCB" w:rsidRDefault="00D976B0">
            <w:pPr>
              <w:autoSpaceDE w:val="0"/>
              <w:autoSpaceDN w:val="0"/>
              <w:ind w:left="608" w:hanging="608"/>
              <w:jc w:val="center"/>
            </w:pPr>
            <w:r>
              <w:rPr>
                <w:sz w:val="24"/>
                <w:szCs w:val="24"/>
              </w:rPr>
              <w:t>3</w:t>
            </w:r>
          </w:p>
        </w:tc>
        <w:tc>
          <w:tcPr>
            <w:tcW w:w="4720" w:type="dxa"/>
            <w:gridSpan w:val="2"/>
            <w:vAlign w:val="center"/>
          </w:tcPr>
          <w:p w14:paraId="483A7EC9" w14:textId="77777777" w:rsidR="00A15CCB" w:rsidRDefault="00D976B0">
            <w:pPr>
              <w:autoSpaceDE w:val="0"/>
              <w:autoSpaceDN w:val="0"/>
            </w:pPr>
            <w:r>
              <w:rPr>
                <w:sz w:val="24"/>
                <w:szCs w:val="24"/>
              </w:rPr>
              <w:t>测试化验加工及计算分析费</w:t>
            </w:r>
          </w:p>
        </w:tc>
        <w:tc>
          <w:tcPr>
            <w:tcW w:w="3277" w:type="dxa"/>
            <w:tcBorders>
              <w:right w:val="double" w:sz="4" w:space="0" w:color="auto"/>
            </w:tcBorders>
            <w:vAlign w:val="center"/>
          </w:tcPr>
          <w:p w14:paraId="071EAF6D" w14:textId="77777777" w:rsidR="00A15CCB" w:rsidRDefault="00A15CCB">
            <w:pPr>
              <w:autoSpaceDE w:val="0"/>
              <w:autoSpaceDN w:val="0"/>
            </w:pPr>
          </w:p>
        </w:tc>
      </w:tr>
      <w:tr w:rsidR="00A15CCB" w14:paraId="5C3A6006" w14:textId="77777777">
        <w:trPr>
          <w:cantSplit/>
          <w:trHeight w:val="624"/>
          <w:jc w:val="center"/>
        </w:trPr>
        <w:tc>
          <w:tcPr>
            <w:tcW w:w="627" w:type="dxa"/>
            <w:tcBorders>
              <w:left w:val="double" w:sz="4" w:space="0" w:color="auto"/>
            </w:tcBorders>
            <w:vAlign w:val="center"/>
          </w:tcPr>
          <w:p w14:paraId="155B9E22" w14:textId="77777777" w:rsidR="00A15CCB" w:rsidRDefault="00D976B0">
            <w:pPr>
              <w:autoSpaceDE w:val="0"/>
              <w:autoSpaceDN w:val="0"/>
              <w:ind w:left="608" w:hanging="608"/>
              <w:jc w:val="center"/>
            </w:pPr>
            <w:r>
              <w:rPr>
                <w:sz w:val="24"/>
                <w:szCs w:val="24"/>
              </w:rPr>
              <w:t>4</w:t>
            </w:r>
          </w:p>
        </w:tc>
        <w:tc>
          <w:tcPr>
            <w:tcW w:w="4720" w:type="dxa"/>
            <w:gridSpan w:val="2"/>
            <w:vAlign w:val="center"/>
          </w:tcPr>
          <w:p w14:paraId="76CE4C20" w14:textId="77777777" w:rsidR="00A15CCB" w:rsidRDefault="00D976B0">
            <w:pPr>
              <w:autoSpaceDE w:val="0"/>
              <w:autoSpaceDN w:val="0"/>
            </w:pPr>
            <w:r>
              <w:rPr>
                <w:sz w:val="24"/>
                <w:szCs w:val="24"/>
              </w:rPr>
              <w:t>燃料动力费</w:t>
            </w:r>
          </w:p>
        </w:tc>
        <w:tc>
          <w:tcPr>
            <w:tcW w:w="3277" w:type="dxa"/>
            <w:tcBorders>
              <w:right w:val="double" w:sz="4" w:space="0" w:color="auto"/>
            </w:tcBorders>
            <w:vAlign w:val="center"/>
          </w:tcPr>
          <w:p w14:paraId="634B564B" w14:textId="77777777" w:rsidR="00A15CCB" w:rsidRDefault="00A15CCB">
            <w:pPr>
              <w:autoSpaceDE w:val="0"/>
              <w:autoSpaceDN w:val="0"/>
            </w:pPr>
          </w:p>
        </w:tc>
      </w:tr>
      <w:tr w:rsidR="00A15CCB" w14:paraId="69AA7388" w14:textId="77777777">
        <w:trPr>
          <w:cantSplit/>
          <w:trHeight w:val="624"/>
          <w:jc w:val="center"/>
        </w:trPr>
        <w:tc>
          <w:tcPr>
            <w:tcW w:w="627" w:type="dxa"/>
            <w:tcBorders>
              <w:left w:val="double" w:sz="4" w:space="0" w:color="auto"/>
            </w:tcBorders>
            <w:vAlign w:val="center"/>
          </w:tcPr>
          <w:p w14:paraId="4682ABC8" w14:textId="77777777" w:rsidR="00A15CCB" w:rsidRDefault="00D976B0">
            <w:pPr>
              <w:autoSpaceDE w:val="0"/>
              <w:autoSpaceDN w:val="0"/>
              <w:ind w:left="608" w:hanging="608"/>
              <w:jc w:val="center"/>
            </w:pPr>
            <w:r>
              <w:rPr>
                <w:sz w:val="24"/>
                <w:szCs w:val="24"/>
              </w:rPr>
              <w:t>5</w:t>
            </w:r>
          </w:p>
        </w:tc>
        <w:tc>
          <w:tcPr>
            <w:tcW w:w="4720" w:type="dxa"/>
            <w:gridSpan w:val="2"/>
            <w:vAlign w:val="center"/>
          </w:tcPr>
          <w:p w14:paraId="1E04FD30" w14:textId="77777777" w:rsidR="00A15CCB" w:rsidRDefault="00D976B0">
            <w:pPr>
              <w:autoSpaceDE w:val="0"/>
              <w:autoSpaceDN w:val="0"/>
            </w:pPr>
            <w:r>
              <w:rPr>
                <w:sz w:val="24"/>
                <w:szCs w:val="24"/>
              </w:rPr>
              <w:t>差旅</w:t>
            </w:r>
            <w:r>
              <w:rPr>
                <w:sz w:val="24"/>
                <w:szCs w:val="24"/>
              </w:rPr>
              <w:t>/</w:t>
            </w:r>
            <w:r>
              <w:rPr>
                <w:sz w:val="24"/>
                <w:szCs w:val="24"/>
              </w:rPr>
              <w:t>会议</w:t>
            </w:r>
            <w:r>
              <w:rPr>
                <w:sz w:val="24"/>
                <w:szCs w:val="24"/>
              </w:rPr>
              <w:t>/</w:t>
            </w:r>
            <w:r>
              <w:rPr>
                <w:sz w:val="24"/>
                <w:szCs w:val="24"/>
              </w:rPr>
              <w:t>国际合作与交流费</w:t>
            </w:r>
          </w:p>
        </w:tc>
        <w:tc>
          <w:tcPr>
            <w:tcW w:w="3277" w:type="dxa"/>
            <w:tcBorders>
              <w:right w:val="double" w:sz="4" w:space="0" w:color="auto"/>
            </w:tcBorders>
            <w:vAlign w:val="center"/>
          </w:tcPr>
          <w:p w14:paraId="4071D2A2" w14:textId="77777777" w:rsidR="00A15CCB" w:rsidRDefault="00A15CCB">
            <w:pPr>
              <w:autoSpaceDE w:val="0"/>
              <w:autoSpaceDN w:val="0"/>
            </w:pPr>
          </w:p>
        </w:tc>
      </w:tr>
      <w:tr w:rsidR="00A15CCB" w14:paraId="4A25E5BE" w14:textId="77777777">
        <w:trPr>
          <w:cantSplit/>
          <w:trHeight w:val="624"/>
          <w:jc w:val="center"/>
        </w:trPr>
        <w:tc>
          <w:tcPr>
            <w:tcW w:w="627" w:type="dxa"/>
            <w:tcBorders>
              <w:left w:val="double" w:sz="4" w:space="0" w:color="auto"/>
            </w:tcBorders>
            <w:vAlign w:val="center"/>
          </w:tcPr>
          <w:p w14:paraId="4B1F0AB6" w14:textId="77777777" w:rsidR="00A15CCB" w:rsidRDefault="00D976B0">
            <w:pPr>
              <w:autoSpaceDE w:val="0"/>
              <w:autoSpaceDN w:val="0"/>
              <w:ind w:left="608" w:hanging="608"/>
              <w:jc w:val="center"/>
            </w:pPr>
            <w:r>
              <w:rPr>
                <w:sz w:val="24"/>
                <w:szCs w:val="24"/>
              </w:rPr>
              <w:t>6</w:t>
            </w:r>
          </w:p>
        </w:tc>
        <w:tc>
          <w:tcPr>
            <w:tcW w:w="4720" w:type="dxa"/>
            <w:gridSpan w:val="2"/>
            <w:vAlign w:val="center"/>
          </w:tcPr>
          <w:p w14:paraId="00EACDF3" w14:textId="77777777" w:rsidR="00A15CCB" w:rsidRDefault="00D976B0">
            <w:pPr>
              <w:autoSpaceDE w:val="0"/>
              <w:autoSpaceDN w:val="0"/>
            </w:pPr>
            <w:r>
              <w:rPr>
                <w:sz w:val="24"/>
                <w:szCs w:val="24"/>
              </w:rPr>
              <w:t>出版</w:t>
            </w:r>
            <w:r>
              <w:rPr>
                <w:sz w:val="24"/>
                <w:szCs w:val="24"/>
              </w:rPr>
              <w:t>/</w:t>
            </w:r>
            <w:r>
              <w:rPr>
                <w:sz w:val="24"/>
                <w:szCs w:val="24"/>
              </w:rPr>
              <w:t>文献</w:t>
            </w:r>
            <w:r>
              <w:rPr>
                <w:sz w:val="24"/>
                <w:szCs w:val="24"/>
              </w:rPr>
              <w:t>/</w:t>
            </w:r>
            <w:r>
              <w:rPr>
                <w:sz w:val="24"/>
                <w:szCs w:val="24"/>
              </w:rPr>
              <w:t>信息传播</w:t>
            </w:r>
            <w:r>
              <w:rPr>
                <w:sz w:val="24"/>
                <w:szCs w:val="24"/>
              </w:rPr>
              <w:t>/</w:t>
            </w:r>
            <w:r>
              <w:rPr>
                <w:sz w:val="24"/>
                <w:szCs w:val="24"/>
              </w:rPr>
              <w:t>知识产权事务费</w:t>
            </w:r>
          </w:p>
        </w:tc>
        <w:tc>
          <w:tcPr>
            <w:tcW w:w="3277" w:type="dxa"/>
            <w:tcBorders>
              <w:right w:val="double" w:sz="4" w:space="0" w:color="auto"/>
            </w:tcBorders>
            <w:vAlign w:val="center"/>
          </w:tcPr>
          <w:p w14:paraId="4AEB90FC" w14:textId="77777777" w:rsidR="00A15CCB" w:rsidRDefault="00A15CCB">
            <w:pPr>
              <w:autoSpaceDE w:val="0"/>
              <w:autoSpaceDN w:val="0"/>
            </w:pPr>
          </w:p>
        </w:tc>
      </w:tr>
      <w:tr w:rsidR="00A15CCB" w14:paraId="663410E8" w14:textId="77777777">
        <w:trPr>
          <w:cantSplit/>
          <w:trHeight w:val="624"/>
          <w:jc w:val="center"/>
        </w:trPr>
        <w:tc>
          <w:tcPr>
            <w:tcW w:w="627" w:type="dxa"/>
            <w:tcBorders>
              <w:left w:val="double" w:sz="4" w:space="0" w:color="auto"/>
            </w:tcBorders>
            <w:vAlign w:val="center"/>
          </w:tcPr>
          <w:p w14:paraId="2AEB994B" w14:textId="77777777" w:rsidR="00A15CCB" w:rsidRDefault="00D976B0">
            <w:pPr>
              <w:autoSpaceDE w:val="0"/>
              <w:autoSpaceDN w:val="0"/>
              <w:ind w:left="608" w:hanging="608"/>
              <w:jc w:val="center"/>
            </w:pPr>
            <w:r>
              <w:rPr>
                <w:sz w:val="24"/>
                <w:szCs w:val="24"/>
              </w:rPr>
              <w:t>7</w:t>
            </w:r>
          </w:p>
        </w:tc>
        <w:tc>
          <w:tcPr>
            <w:tcW w:w="4720" w:type="dxa"/>
            <w:gridSpan w:val="2"/>
            <w:vAlign w:val="center"/>
          </w:tcPr>
          <w:p w14:paraId="2B64A1F9" w14:textId="77777777" w:rsidR="00A15CCB" w:rsidRDefault="00D976B0">
            <w:pPr>
              <w:autoSpaceDE w:val="0"/>
              <w:autoSpaceDN w:val="0"/>
            </w:pPr>
            <w:r>
              <w:rPr>
                <w:sz w:val="24"/>
                <w:szCs w:val="24"/>
              </w:rPr>
              <w:t>劳务费</w:t>
            </w:r>
          </w:p>
        </w:tc>
        <w:tc>
          <w:tcPr>
            <w:tcW w:w="3277" w:type="dxa"/>
            <w:tcBorders>
              <w:right w:val="double" w:sz="4" w:space="0" w:color="auto"/>
            </w:tcBorders>
            <w:vAlign w:val="center"/>
          </w:tcPr>
          <w:p w14:paraId="4EA68B1F" w14:textId="77777777" w:rsidR="00A15CCB" w:rsidRDefault="00A15CCB">
            <w:pPr>
              <w:autoSpaceDE w:val="0"/>
              <w:autoSpaceDN w:val="0"/>
            </w:pPr>
          </w:p>
        </w:tc>
      </w:tr>
      <w:tr w:rsidR="00A15CCB" w14:paraId="3BF6618B" w14:textId="77777777">
        <w:trPr>
          <w:cantSplit/>
          <w:trHeight w:val="624"/>
          <w:jc w:val="center"/>
        </w:trPr>
        <w:tc>
          <w:tcPr>
            <w:tcW w:w="627" w:type="dxa"/>
            <w:tcBorders>
              <w:left w:val="double" w:sz="4" w:space="0" w:color="auto"/>
            </w:tcBorders>
            <w:vAlign w:val="center"/>
          </w:tcPr>
          <w:p w14:paraId="76797CA7" w14:textId="77777777" w:rsidR="00A15CCB" w:rsidRDefault="00D976B0">
            <w:pPr>
              <w:autoSpaceDE w:val="0"/>
              <w:autoSpaceDN w:val="0"/>
              <w:ind w:left="608" w:hanging="608"/>
              <w:jc w:val="center"/>
            </w:pPr>
            <w:r>
              <w:rPr>
                <w:sz w:val="24"/>
                <w:szCs w:val="24"/>
              </w:rPr>
              <w:t>8</w:t>
            </w:r>
          </w:p>
        </w:tc>
        <w:tc>
          <w:tcPr>
            <w:tcW w:w="4720" w:type="dxa"/>
            <w:gridSpan w:val="2"/>
            <w:vAlign w:val="center"/>
          </w:tcPr>
          <w:p w14:paraId="2DB013D9" w14:textId="77777777" w:rsidR="00A15CCB" w:rsidRDefault="00D976B0">
            <w:pPr>
              <w:autoSpaceDE w:val="0"/>
              <w:autoSpaceDN w:val="0"/>
            </w:pPr>
            <w:r>
              <w:rPr>
                <w:sz w:val="24"/>
                <w:szCs w:val="24"/>
              </w:rPr>
              <w:t>专家咨询费</w:t>
            </w:r>
          </w:p>
        </w:tc>
        <w:tc>
          <w:tcPr>
            <w:tcW w:w="3277" w:type="dxa"/>
            <w:tcBorders>
              <w:right w:val="double" w:sz="4" w:space="0" w:color="auto"/>
            </w:tcBorders>
            <w:vAlign w:val="center"/>
          </w:tcPr>
          <w:p w14:paraId="56F62500" w14:textId="77777777" w:rsidR="00A15CCB" w:rsidRDefault="00A15CCB">
            <w:pPr>
              <w:autoSpaceDE w:val="0"/>
              <w:autoSpaceDN w:val="0"/>
            </w:pPr>
          </w:p>
        </w:tc>
      </w:tr>
      <w:tr w:rsidR="00A15CCB" w14:paraId="7342D207" w14:textId="77777777">
        <w:trPr>
          <w:cantSplit/>
          <w:trHeight w:val="624"/>
          <w:jc w:val="center"/>
        </w:trPr>
        <w:tc>
          <w:tcPr>
            <w:tcW w:w="627" w:type="dxa"/>
            <w:tcBorders>
              <w:left w:val="double" w:sz="4" w:space="0" w:color="auto"/>
            </w:tcBorders>
            <w:vAlign w:val="center"/>
          </w:tcPr>
          <w:p w14:paraId="7608E497" w14:textId="77777777" w:rsidR="00A15CCB" w:rsidRDefault="00D976B0">
            <w:pPr>
              <w:autoSpaceDE w:val="0"/>
              <w:autoSpaceDN w:val="0"/>
              <w:ind w:left="608" w:hanging="608"/>
              <w:jc w:val="center"/>
            </w:pPr>
            <w:r>
              <w:rPr>
                <w:sz w:val="24"/>
                <w:szCs w:val="24"/>
              </w:rPr>
              <w:t>9</w:t>
            </w:r>
          </w:p>
        </w:tc>
        <w:tc>
          <w:tcPr>
            <w:tcW w:w="4720" w:type="dxa"/>
            <w:gridSpan w:val="2"/>
            <w:vAlign w:val="center"/>
          </w:tcPr>
          <w:p w14:paraId="4E365F8E" w14:textId="77777777" w:rsidR="00A15CCB" w:rsidRDefault="00D976B0">
            <w:pPr>
              <w:autoSpaceDE w:val="0"/>
              <w:autoSpaceDN w:val="0"/>
            </w:pPr>
            <w:r>
              <w:rPr>
                <w:sz w:val="24"/>
                <w:szCs w:val="24"/>
              </w:rPr>
              <w:t>其他支出</w:t>
            </w:r>
          </w:p>
        </w:tc>
        <w:tc>
          <w:tcPr>
            <w:tcW w:w="3277" w:type="dxa"/>
            <w:tcBorders>
              <w:right w:val="double" w:sz="4" w:space="0" w:color="auto"/>
            </w:tcBorders>
            <w:vAlign w:val="center"/>
          </w:tcPr>
          <w:p w14:paraId="16FC973E" w14:textId="77777777" w:rsidR="00A15CCB" w:rsidRDefault="00A15CCB">
            <w:pPr>
              <w:autoSpaceDE w:val="0"/>
              <w:autoSpaceDN w:val="0"/>
            </w:pPr>
          </w:p>
        </w:tc>
      </w:tr>
      <w:tr w:rsidR="00A15CCB" w14:paraId="450EA446" w14:textId="77777777">
        <w:trPr>
          <w:cantSplit/>
          <w:trHeight w:val="624"/>
          <w:jc w:val="center"/>
        </w:trPr>
        <w:tc>
          <w:tcPr>
            <w:tcW w:w="627" w:type="dxa"/>
            <w:tcBorders>
              <w:left w:val="double" w:sz="4" w:space="0" w:color="auto"/>
            </w:tcBorders>
            <w:vAlign w:val="center"/>
          </w:tcPr>
          <w:p w14:paraId="658052B2" w14:textId="77777777" w:rsidR="00A15CCB" w:rsidRDefault="00D976B0">
            <w:pPr>
              <w:autoSpaceDE w:val="0"/>
              <w:autoSpaceDN w:val="0"/>
              <w:ind w:left="608" w:hanging="608"/>
              <w:jc w:val="center"/>
            </w:pPr>
            <w:r>
              <w:rPr>
                <w:sz w:val="24"/>
                <w:szCs w:val="24"/>
              </w:rPr>
              <w:t>10</w:t>
            </w:r>
          </w:p>
        </w:tc>
        <w:tc>
          <w:tcPr>
            <w:tcW w:w="4720" w:type="dxa"/>
            <w:gridSpan w:val="2"/>
            <w:vAlign w:val="center"/>
          </w:tcPr>
          <w:p w14:paraId="06F1761F" w14:textId="77777777" w:rsidR="00A15CCB" w:rsidRDefault="00D976B0">
            <w:pPr>
              <w:autoSpaceDE w:val="0"/>
              <w:autoSpaceDN w:val="0"/>
              <w:ind w:left="608" w:hanging="608"/>
              <w:jc w:val="left"/>
            </w:pPr>
            <w:r>
              <w:rPr>
                <w:sz w:val="24"/>
                <w:szCs w:val="24"/>
              </w:rPr>
              <w:t>合计</w:t>
            </w:r>
          </w:p>
        </w:tc>
        <w:tc>
          <w:tcPr>
            <w:tcW w:w="3277" w:type="dxa"/>
            <w:tcBorders>
              <w:right w:val="double" w:sz="4" w:space="0" w:color="auto"/>
            </w:tcBorders>
            <w:vAlign w:val="center"/>
          </w:tcPr>
          <w:p w14:paraId="784D359C" w14:textId="77777777" w:rsidR="00A15CCB" w:rsidRDefault="00A15CCB">
            <w:pPr>
              <w:autoSpaceDE w:val="0"/>
              <w:autoSpaceDN w:val="0"/>
              <w:ind w:left="608" w:hanging="608"/>
              <w:jc w:val="center"/>
            </w:pPr>
          </w:p>
        </w:tc>
      </w:tr>
      <w:tr w:rsidR="00A15CCB" w14:paraId="67CED295" w14:textId="77777777">
        <w:trPr>
          <w:cantSplit/>
          <w:trHeight w:val="624"/>
          <w:jc w:val="center"/>
        </w:trPr>
        <w:tc>
          <w:tcPr>
            <w:tcW w:w="2010" w:type="dxa"/>
            <w:gridSpan w:val="2"/>
            <w:tcBorders>
              <w:top w:val="double" w:sz="4" w:space="0" w:color="auto"/>
              <w:left w:val="double" w:sz="4" w:space="0" w:color="auto"/>
              <w:bottom w:val="single" w:sz="6" w:space="0" w:color="auto"/>
              <w:right w:val="single" w:sz="6" w:space="0" w:color="auto"/>
            </w:tcBorders>
            <w:vAlign w:val="center"/>
          </w:tcPr>
          <w:p w14:paraId="5DC0DBFB" w14:textId="77777777" w:rsidR="00A15CCB" w:rsidRDefault="00D976B0">
            <w:pPr>
              <w:autoSpaceDE w:val="0"/>
              <w:autoSpaceDN w:val="0"/>
              <w:ind w:left="608" w:hanging="608"/>
              <w:jc w:val="center"/>
            </w:pPr>
            <w:r>
              <w:rPr>
                <w:sz w:val="24"/>
                <w:szCs w:val="24"/>
              </w:rPr>
              <w:t>经费使用年度计划</w:t>
            </w:r>
          </w:p>
        </w:tc>
        <w:tc>
          <w:tcPr>
            <w:tcW w:w="3337" w:type="dxa"/>
            <w:tcBorders>
              <w:top w:val="double" w:sz="4" w:space="0" w:color="auto"/>
              <w:left w:val="single" w:sz="6" w:space="0" w:color="auto"/>
              <w:bottom w:val="single" w:sz="6" w:space="0" w:color="auto"/>
              <w:right w:val="double" w:sz="4" w:space="0" w:color="auto"/>
            </w:tcBorders>
            <w:vAlign w:val="center"/>
          </w:tcPr>
          <w:p w14:paraId="4AC4221F" w14:textId="77777777" w:rsidR="00A15CCB" w:rsidRDefault="00D976B0">
            <w:pPr>
              <w:autoSpaceDE w:val="0"/>
              <w:autoSpaceDN w:val="0"/>
              <w:jc w:val="center"/>
            </w:pPr>
            <w:r>
              <w:rPr>
                <w:sz w:val="24"/>
                <w:szCs w:val="24"/>
              </w:rPr>
              <w:t>20</w:t>
            </w:r>
            <w:r>
              <w:rPr>
                <w:rFonts w:hint="eastAsia"/>
                <w:sz w:val="24"/>
                <w:szCs w:val="24"/>
              </w:rPr>
              <w:t>18</w:t>
            </w:r>
            <w:r>
              <w:rPr>
                <w:sz w:val="24"/>
                <w:szCs w:val="24"/>
              </w:rPr>
              <w:t>年</w:t>
            </w:r>
          </w:p>
        </w:tc>
        <w:tc>
          <w:tcPr>
            <w:tcW w:w="3277" w:type="dxa"/>
            <w:tcBorders>
              <w:top w:val="double" w:sz="4" w:space="0" w:color="auto"/>
              <w:left w:val="single" w:sz="6" w:space="0" w:color="auto"/>
              <w:bottom w:val="single" w:sz="6" w:space="0" w:color="auto"/>
              <w:right w:val="double" w:sz="4" w:space="0" w:color="auto"/>
            </w:tcBorders>
            <w:vAlign w:val="center"/>
          </w:tcPr>
          <w:p w14:paraId="615DD55A" w14:textId="77777777" w:rsidR="00A15CCB" w:rsidRDefault="00D976B0">
            <w:pPr>
              <w:autoSpaceDE w:val="0"/>
              <w:autoSpaceDN w:val="0"/>
              <w:jc w:val="center"/>
            </w:pPr>
            <w:r>
              <w:rPr>
                <w:sz w:val="24"/>
                <w:szCs w:val="24"/>
              </w:rPr>
              <w:t>20</w:t>
            </w:r>
            <w:r>
              <w:rPr>
                <w:rFonts w:hint="eastAsia"/>
                <w:sz w:val="24"/>
                <w:szCs w:val="24"/>
              </w:rPr>
              <w:t>19</w:t>
            </w:r>
            <w:r>
              <w:rPr>
                <w:sz w:val="24"/>
                <w:szCs w:val="24"/>
              </w:rPr>
              <w:t>年</w:t>
            </w:r>
          </w:p>
        </w:tc>
      </w:tr>
      <w:tr w:rsidR="00A15CCB" w14:paraId="725FF8C0" w14:textId="77777777">
        <w:trPr>
          <w:cantSplit/>
          <w:trHeight w:val="624"/>
          <w:jc w:val="center"/>
        </w:trPr>
        <w:tc>
          <w:tcPr>
            <w:tcW w:w="2010" w:type="dxa"/>
            <w:gridSpan w:val="2"/>
            <w:tcBorders>
              <w:top w:val="single" w:sz="6" w:space="0" w:color="auto"/>
              <w:left w:val="double" w:sz="4" w:space="0" w:color="auto"/>
              <w:bottom w:val="double" w:sz="4" w:space="0" w:color="auto"/>
              <w:right w:val="single" w:sz="6" w:space="0" w:color="auto"/>
            </w:tcBorders>
            <w:vAlign w:val="center"/>
          </w:tcPr>
          <w:p w14:paraId="047185C2" w14:textId="77777777" w:rsidR="00A15CCB" w:rsidRDefault="00D976B0">
            <w:pPr>
              <w:autoSpaceDE w:val="0"/>
              <w:autoSpaceDN w:val="0"/>
              <w:ind w:left="608" w:hanging="608"/>
              <w:jc w:val="center"/>
            </w:pPr>
            <w:r>
              <w:rPr>
                <w:sz w:val="24"/>
                <w:szCs w:val="24"/>
              </w:rPr>
              <w:t>经费</w:t>
            </w:r>
          </w:p>
        </w:tc>
        <w:tc>
          <w:tcPr>
            <w:tcW w:w="3337" w:type="dxa"/>
            <w:tcBorders>
              <w:top w:val="single" w:sz="6" w:space="0" w:color="auto"/>
              <w:left w:val="single" w:sz="6" w:space="0" w:color="auto"/>
              <w:bottom w:val="double" w:sz="4" w:space="0" w:color="auto"/>
              <w:right w:val="double" w:sz="4" w:space="0" w:color="auto"/>
            </w:tcBorders>
            <w:vAlign w:val="center"/>
          </w:tcPr>
          <w:p w14:paraId="12251EF9" w14:textId="77777777" w:rsidR="00A15CCB" w:rsidRDefault="00A15CCB">
            <w:pPr>
              <w:autoSpaceDE w:val="0"/>
              <w:autoSpaceDN w:val="0"/>
              <w:jc w:val="center"/>
            </w:pPr>
          </w:p>
        </w:tc>
        <w:tc>
          <w:tcPr>
            <w:tcW w:w="3277" w:type="dxa"/>
            <w:tcBorders>
              <w:top w:val="single" w:sz="6" w:space="0" w:color="auto"/>
              <w:left w:val="single" w:sz="6" w:space="0" w:color="auto"/>
              <w:bottom w:val="double" w:sz="4" w:space="0" w:color="auto"/>
              <w:right w:val="double" w:sz="4" w:space="0" w:color="auto"/>
            </w:tcBorders>
            <w:vAlign w:val="center"/>
          </w:tcPr>
          <w:p w14:paraId="3521F27A" w14:textId="77777777" w:rsidR="00A15CCB" w:rsidRDefault="00A15CCB">
            <w:pPr>
              <w:autoSpaceDE w:val="0"/>
              <w:autoSpaceDN w:val="0"/>
              <w:jc w:val="center"/>
            </w:pPr>
          </w:p>
        </w:tc>
      </w:tr>
    </w:tbl>
    <w:p w14:paraId="66D6D40F" w14:textId="77777777" w:rsidR="00A15CCB" w:rsidRDefault="00A15CCB">
      <w:pPr>
        <w:widowControl/>
        <w:adjustRightInd/>
        <w:spacing w:line="240" w:lineRule="auto"/>
        <w:jc w:val="left"/>
        <w:textAlignment w:val="auto"/>
        <w:rPr>
          <w:b/>
          <w:sz w:val="28"/>
        </w:rPr>
        <w:sectPr w:rsidR="00A15CCB">
          <w:pgSz w:w="11906" w:h="16838"/>
          <w:pgMar w:top="1440" w:right="1800" w:bottom="1440" w:left="1800" w:header="851" w:footer="992" w:gutter="0"/>
          <w:pgNumType w:start="0"/>
          <w:cols w:space="425"/>
          <w:titlePg/>
          <w:docGrid w:linePitch="286"/>
        </w:sectPr>
      </w:pPr>
    </w:p>
    <w:p w14:paraId="5A923C75" w14:textId="77777777" w:rsidR="00A15CCB" w:rsidRDefault="00D976B0">
      <w:pPr>
        <w:snapToGrid w:val="0"/>
        <w:spacing w:beforeLines="50" w:before="156" w:afterLines="50" w:after="156" w:line="360" w:lineRule="auto"/>
        <w:jc w:val="center"/>
        <w:rPr>
          <w:rFonts w:eastAsia="黑体" w:hint="eastAsia"/>
          <w:sz w:val="30"/>
          <w:szCs w:val="30"/>
        </w:rPr>
      </w:pPr>
      <w:r>
        <w:rPr>
          <w:rFonts w:eastAsia="黑体" w:hint="eastAsia"/>
          <w:sz w:val="30"/>
          <w:szCs w:val="30"/>
        </w:rPr>
        <w:lastRenderedPageBreak/>
        <w:t>设备费——购置</w:t>
      </w:r>
      <w:r>
        <w:rPr>
          <w:rFonts w:eastAsia="黑体" w:hint="eastAsia"/>
          <w:sz w:val="30"/>
          <w:szCs w:val="30"/>
        </w:rPr>
        <w:t>/</w:t>
      </w:r>
      <w:r>
        <w:rPr>
          <w:rFonts w:eastAsia="黑体" w:hint="eastAsia"/>
          <w:sz w:val="30"/>
          <w:szCs w:val="30"/>
        </w:rPr>
        <w:t>研制设备预算明细表</w:t>
      </w:r>
    </w:p>
    <w:tbl>
      <w:tblPr>
        <w:tblW w:w="149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4A0" w:firstRow="1" w:lastRow="0" w:firstColumn="1" w:lastColumn="0" w:noHBand="0" w:noVBand="1"/>
      </w:tblPr>
      <w:tblGrid>
        <w:gridCol w:w="696"/>
        <w:gridCol w:w="2818"/>
        <w:gridCol w:w="540"/>
        <w:gridCol w:w="1282"/>
        <w:gridCol w:w="1024"/>
        <w:gridCol w:w="1057"/>
        <w:gridCol w:w="1166"/>
        <w:gridCol w:w="1046"/>
        <w:gridCol w:w="1560"/>
        <w:gridCol w:w="1275"/>
        <w:gridCol w:w="2481"/>
      </w:tblGrid>
      <w:tr w:rsidR="00A15CCB" w14:paraId="6D0E44B9" w14:textId="77777777">
        <w:trPr>
          <w:cantSplit/>
          <w:trHeight w:val="397"/>
          <w:jc w:val="center"/>
        </w:trPr>
        <w:tc>
          <w:tcPr>
            <w:tcW w:w="14945" w:type="dxa"/>
            <w:gridSpan w:val="11"/>
            <w:vAlign w:val="center"/>
          </w:tcPr>
          <w:p w14:paraId="37263BC2" w14:textId="77777777" w:rsidR="00A15CCB" w:rsidRDefault="00D976B0">
            <w:pPr>
              <w:autoSpaceDE w:val="0"/>
              <w:autoSpaceDN w:val="0"/>
              <w:snapToGrid w:val="0"/>
              <w:rPr>
                <w:rFonts w:ascii="SimSun" w:hAnsi="SimSun"/>
                <w:bCs/>
              </w:rPr>
            </w:pPr>
            <w:r>
              <w:rPr>
                <w:rFonts w:ascii="SimSun" w:hAnsi="SimSun" w:hint="eastAsia"/>
                <w:bCs/>
                <w:sz w:val="24"/>
                <w:szCs w:val="24"/>
              </w:rPr>
              <w:t>填表说明：1、设备分类代码：A购置、B研制；</w:t>
            </w:r>
          </w:p>
          <w:p w14:paraId="50CF407E" w14:textId="77777777" w:rsidR="00A15CCB" w:rsidRDefault="00D976B0">
            <w:pPr>
              <w:autoSpaceDE w:val="0"/>
              <w:autoSpaceDN w:val="0"/>
              <w:snapToGrid w:val="0"/>
              <w:ind w:firstLineChars="500" w:firstLine="1200"/>
              <w:rPr>
                <w:rFonts w:ascii="SimSun" w:hAnsi="SimSun"/>
                <w:bCs/>
              </w:rPr>
            </w:pPr>
            <w:r>
              <w:rPr>
                <w:rFonts w:ascii="SimSun" w:hAnsi="SimSun" w:hint="eastAsia"/>
                <w:bCs/>
                <w:sz w:val="24"/>
                <w:szCs w:val="24"/>
              </w:rPr>
              <w:t>2、研制设备不需填列本表（6）、（7）列；</w:t>
            </w:r>
          </w:p>
          <w:p w14:paraId="39E9F266" w14:textId="77777777" w:rsidR="00A15CCB" w:rsidRDefault="00D976B0">
            <w:pPr>
              <w:autoSpaceDE w:val="0"/>
              <w:autoSpaceDN w:val="0"/>
              <w:snapToGrid w:val="0"/>
              <w:ind w:firstLineChars="500" w:firstLine="1200"/>
              <w:rPr>
                <w:rFonts w:ascii="SimSun" w:hAnsi="SimSun"/>
                <w:bCs/>
              </w:rPr>
            </w:pPr>
            <w:r>
              <w:rPr>
                <w:rFonts w:ascii="SimSun" w:hAnsi="SimSun" w:hint="eastAsia"/>
                <w:bCs/>
                <w:sz w:val="24"/>
                <w:szCs w:val="24"/>
              </w:rPr>
              <w:t>3、单价≥10万元的设备需填写明细，并需提供三家以上产品报价单及其联系电话的详细资料；</w:t>
            </w:r>
          </w:p>
          <w:p w14:paraId="5F04F79D" w14:textId="77777777" w:rsidR="00A15CCB" w:rsidRDefault="00D976B0">
            <w:pPr>
              <w:autoSpaceDE w:val="0"/>
              <w:autoSpaceDN w:val="0"/>
              <w:snapToGrid w:val="0"/>
              <w:ind w:firstLineChars="500" w:firstLine="1200"/>
              <w:jc w:val="left"/>
              <w:rPr>
                <w:rFonts w:ascii="SimSun" w:hAnsi="SimSun"/>
                <w:bCs/>
              </w:rPr>
            </w:pPr>
            <w:r>
              <w:rPr>
                <w:rFonts w:ascii="SimSun" w:hAnsi="SimSun" w:hint="eastAsia"/>
                <w:bCs/>
                <w:sz w:val="24"/>
                <w:szCs w:val="24"/>
              </w:rPr>
              <w:t>4、单价≥100万元的设备需编制“大型设备申请书”；</w:t>
            </w:r>
          </w:p>
          <w:p w14:paraId="5C9C2397" w14:textId="77777777" w:rsidR="00A15CCB" w:rsidRDefault="00D976B0">
            <w:pPr>
              <w:autoSpaceDE w:val="0"/>
              <w:autoSpaceDN w:val="0"/>
              <w:snapToGrid w:val="0"/>
              <w:ind w:firstLineChars="500" w:firstLine="1200"/>
              <w:jc w:val="left"/>
              <w:rPr>
                <w:rFonts w:eastAsia="楷体_GB2312" w:hint="eastAsia"/>
                <w:b/>
                <w:bCs/>
              </w:rPr>
            </w:pPr>
            <w:r>
              <w:rPr>
                <w:rFonts w:ascii="SimSun" w:hAnsi="SimSun" w:hint="eastAsia"/>
                <w:bCs/>
                <w:sz w:val="24"/>
                <w:szCs w:val="24"/>
              </w:rPr>
              <w:t>5、单价≥1</w:t>
            </w:r>
            <w:r>
              <w:rPr>
                <w:rFonts w:ascii="SimSun" w:hAnsi="SimSun"/>
                <w:bCs/>
                <w:sz w:val="24"/>
                <w:szCs w:val="24"/>
              </w:rPr>
              <w:t>00</w:t>
            </w:r>
            <w:r>
              <w:rPr>
                <w:rFonts w:ascii="SimSun" w:hAnsi="SimSun" w:hint="eastAsia"/>
                <w:bCs/>
                <w:sz w:val="24"/>
                <w:szCs w:val="24"/>
              </w:rPr>
              <w:t>万元的研制设备需提交大型设备研制方案和成本分析。</w:t>
            </w:r>
          </w:p>
        </w:tc>
      </w:tr>
      <w:tr w:rsidR="00A15CCB" w14:paraId="49801BB2" w14:textId="77777777">
        <w:trPr>
          <w:cantSplit/>
          <w:trHeight w:val="397"/>
          <w:jc w:val="center"/>
        </w:trPr>
        <w:tc>
          <w:tcPr>
            <w:tcW w:w="696" w:type="dxa"/>
            <w:vMerge w:val="restart"/>
            <w:vAlign w:val="center"/>
          </w:tcPr>
          <w:p w14:paraId="576F6A7C" w14:textId="77777777" w:rsidR="00A15CCB" w:rsidRDefault="00D976B0">
            <w:pPr>
              <w:autoSpaceDE w:val="0"/>
              <w:autoSpaceDN w:val="0"/>
              <w:jc w:val="center"/>
              <w:rPr>
                <w:b/>
                <w:bCs/>
              </w:rPr>
            </w:pPr>
            <w:r>
              <w:rPr>
                <w:rFonts w:hint="eastAsia"/>
                <w:b/>
                <w:bCs/>
                <w:sz w:val="24"/>
                <w:szCs w:val="24"/>
              </w:rPr>
              <w:t>序号</w:t>
            </w:r>
          </w:p>
        </w:tc>
        <w:tc>
          <w:tcPr>
            <w:tcW w:w="2818" w:type="dxa"/>
            <w:vAlign w:val="center"/>
          </w:tcPr>
          <w:p w14:paraId="68550BDC" w14:textId="77777777" w:rsidR="00A15CCB" w:rsidRDefault="00D976B0">
            <w:pPr>
              <w:autoSpaceDE w:val="0"/>
              <w:autoSpaceDN w:val="0"/>
              <w:jc w:val="center"/>
              <w:rPr>
                <w:b/>
                <w:bCs/>
              </w:rPr>
            </w:pPr>
            <w:r>
              <w:rPr>
                <w:rFonts w:hint="eastAsia"/>
                <w:b/>
                <w:bCs/>
                <w:sz w:val="24"/>
                <w:szCs w:val="24"/>
              </w:rPr>
              <w:t>设备名称</w:t>
            </w:r>
          </w:p>
        </w:tc>
        <w:tc>
          <w:tcPr>
            <w:tcW w:w="540" w:type="dxa"/>
            <w:vAlign w:val="center"/>
          </w:tcPr>
          <w:p w14:paraId="21B4D795" w14:textId="77777777" w:rsidR="00A15CCB" w:rsidRDefault="00D976B0">
            <w:pPr>
              <w:autoSpaceDE w:val="0"/>
              <w:autoSpaceDN w:val="0"/>
              <w:jc w:val="center"/>
              <w:rPr>
                <w:b/>
                <w:bCs/>
              </w:rPr>
            </w:pPr>
            <w:r>
              <w:rPr>
                <w:rFonts w:hint="eastAsia"/>
                <w:b/>
                <w:bCs/>
                <w:sz w:val="24"/>
                <w:szCs w:val="24"/>
              </w:rPr>
              <w:t>设备</w:t>
            </w:r>
          </w:p>
          <w:p w14:paraId="31BF2EBF" w14:textId="77777777" w:rsidR="00A15CCB" w:rsidRDefault="00D976B0">
            <w:pPr>
              <w:autoSpaceDE w:val="0"/>
              <w:autoSpaceDN w:val="0"/>
              <w:jc w:val="center"/>
              <w:rPr>
                <w:b/>
                <w:bCs/>
              </w:rPr>
            </w:pPr>
            <w:r>
              <w:rPr>
                <w:rFonts w:hint="eastAsia"/>
                <w:b/>
                <w:bCs/>
                <w:sz w:val="24"/>
                <w:szCs w:val="24"/>
              </w:rPr>
              <w:t>分类</w:t>
            </w:r>
          </w:p>
        </w:tc>
        <w:tc>
          <w:tcPr>
            <w:tcW w:w="1282" w:type="dxa"/>
            <w:vAlign w:val="center"/>
          </w:tcPr>
          <w:p w14:paraId="0E711108" w14:textId="77777777" w:rsidR="00A15CCB" w:rsidRDefault="00D976B0">
            <w:pPr>
              <w:autoSpaceDE w:val="0"/>
              <w:autoSpaceDN w:val="0"/>
              <w:jc w:val="center"/>
              <w:rPr>
                <w:b/>
                <w:bCs/>
              </w:rPr>
            </w:pPr>
            <w:r>
              <w:rPr>
                <w:rFonts w:hint="eastAsia"/>
                <w:b/>
                <w:bCs/>
                <w:sz w:val="24"/>
                <w:szCs w:val="24"/>
              </w:rPr>
              <w:t>单价</w:t>
            </w:r>
            <w:r>
              <w:rPr>
                <w:b/>
                <w:bCs/>
                <w:sz w:val="24"/>
                <w:szCs w:val="24"/>
              </w:rPr>
              <w:t xml:space="preserve">             (</w:t>
            </w:r>
            <w:r>
              <w:rPr>
                <w:rFonts w:hint="eastAsia"/>
                <w:b/>
                <w:bCs/>
                <w:sz w:val="24"/>
                <w:szCs w:val="24"/>
              </w:rPr>
              <w:t>元</w:t>
            </w:r>
            <w:r>
              <w:rPr>
                <w:b/>
                <w:bCs/>
                <w:sz w:val="24"/>
                <w:szCs w:val="24"/>
              </w:rPr>
              <w:t>/</w:t>
            </w:r>
            <w:r>
              <w:rPr>
                <w:rFonts w:hint="eastAsia"/>
                <w:b/>
                <w:bCs/>
                <w:sz w:val="24"/>
                <w:szCs w:val="24"/>
              </w:rPr>
              <w:t>台件</w:t>
            </w:r>
            <w:r>
              <w:rPr>
                <w:b/>
                <w:bCs/>
                <w:sz w:val="24"/>
                <w:szCs w:val="24"/>
              </w:rPr>
              <w:t>)</w:t>
            </w:r>
          </w:p>
        </w:tc>
        <w:tc>
          <w:tcPr>
            <w:tcW w:w="1024" w:type="dxa"/>
            <w:vAlign w:val="center"/>
          </w:tcPr>
          <w:p w14:paraId="22A729DD" w14:textId="77777777" w:rsidR="00A15CCB" w:rsidRDefault="00D976B0">
            <w:pPr>
              <w:autoSpaceDE w:val="0"/>
              <w:autoSpaceDN w:val="0"/>
              <w:jc w:val="center"/>
              <w:rPr>
                <w:b/>
                <w:bCs/>
              </w:rPr>
            </w:pPr>
            <w:r>
              <w:rPr>
                <w:rFonts w:hint="eastAsia"/>
                <w:b/>
                <w:bCs/>
                <w:sz w:val="24"/>
                <w:szCs w:val="24"/>
              </w:rPr>
              <w:t>数量　（台件）</w:t>
            </w:r>
          </w:p>
        </w:tc>
        <w:tc>
          <w:tcPr>
            <w:tcW w:w="1057" w:type="dxa"/>
            <w:vAlign w:val="center"/>
          </w:tcPr>
          <w:p w14:paraId="01FDC17B" w14:textId="77777777" w:rsidR="00A15CCB" w:rsidRDefault="00D976B0">
            <w:pPr>
              <w:autoSpaceDE w:val="0"/>
              <w:autoSpaceDN w:val="0"/>
              <w:jc w:val="center"/>
              <w:rPr>
                <w:b/>
                <w:bCs/>
              </w:rPr>
            </w:pPr>
            <w:r>
              <w:rPr>
                <w:rFonts w:hint="eastAsia"/>
                <w:b/>
                <w:bCs/>
                <w:sz w:val="24"/>
                <w:szCs w:val="24"/>
              </w:rPr>
              <w:t>金额</w:t>
            </w:r>
          </w:p>
          <w:p w14:paraId="7EF43604" w14:textId="77777777" w:rsidR="00A15CCB" w:rsidRDefault="00D976B0">
            <w:pPr>
              <w:autoSpaceDE w:val="0"/>
              <w:autoSpaceDN w:val="0"/>
              <w:jc w:val="center"/>
              <w:rPr>
                <w:b/>
                <w:bCs/>
              </w:rPr>
            </w:pPr>
            <w:r>
              <w:rPr>
                <w:rFonts w:hint="eastAsia"/>
                <w:b/>
                <w:bCs/>
                <w:sz w:val="24"/>
                <w:szCs w:val="24"/>
              </w:rPr>
              <w:t>（万元）</w:t>
            </w:r>
          </w:p>
        </w:tc>
        <w:tc>
          <w:tcPr>
            <w:tcW w:w="1166" w:type="dxa"/>
            <w:vAlign w:val="center"/>
          </w:tcPr>
          <w:p w14:paraId="79C92958" w14:textId="77777777" w:rsidR="00A15CCB" w:rsidRDefault="00D976B0">
            <w:pPr>
              <w:autoSpaceDE w:val="0"/>
              <w:autoSpaceDN w:val="0"/>
              <w:jc w:val="center"/>
              <w:rPr>
                <w:b/>
                <w:bCs/>
              </w:rPr>
            </w:pPr>
            <w:r>
              <w:rPr>
                <w:rFonts w:hint="eastAsia"/>
                <w:b/>
                <w:bCs/>
                <w:sz w:val="24"/>
                <w:szCs w:val="24"/>
              </w:rPr>
              <w:t>购置类</w:t>
            </w:r>
          </w:p>
          <w:p w14:paraId="3544097C" w14:textId="77777777" w:rsidR="00A15CCB" w:rsidRDefault="00D976B0">
            <w:pPr>
              <w:autoSpaceDE w:val="0"/>
              <w:autoSpaceDN w:val="0"/>
              <w:jc w:val="center"/>
              <w:rPr>
                <w:b/>
                <w:bCs/>
              </w:rPr>
            </w:pPr>
            <w:r>
              <w:rPr>
                <w:rFonts w:hint="eastAsia"/>
                <w:b/>
                <w:bCs/>
                <w:sz w:val="24"/>
                <w:szCs w:val="24"/>
              </w:rPr>
              <w:t>型</w:t>
            </w:r>
          </w:p>
        </w:tc>
        <w:tc>
          <w:tcPr>
            <w:tcW w:w="1046" w:type="dxa"/>
            <w:vAlign w:val="center"/>
          </w:tcPr>
          <w:p w14:paraId="0E2C9EE9" w14:textId="77777777" w:rsidR="00A15CCB" w:rsidRDefault="00D976B0">
            <w:pPr>
              <w:autoSpaceDE w:val="0"/>
              <w:autoSpaceDN w:val="0"/>
              <w:jc w:val="center"/>
              <w:rPr>
                <w:b/>
                <w:bCs/>
              </w:rPr>
            </w:pPr>
            <w:r>
              <w:rPr>
                <w:rFonts w:hint="eastAsia"/>
                <w:b/>
                <w:bCs/>
                <w:sz w:val="24"/>
                <w:szCs w:val="24"/>
              </w:rPr>
              <w:t>购置设备</w:t>
            </w:r>
          </w:p>
          <w:p w14:paraId="60D90159" w14:textId="77777777" w:rsidR="00A15CCB" w:rsidRDefault="00D976B0">
            <w:pPr>
              <w:autoSpaceDE w:val="0"/>
              <w:autoSpaceDN w:val="0"/>
              <w:jc w:val="center"/>
              <w:rPr>
                <w:b/>
                <w:bCs/>
              </w:rPr>
            </w:pPr>
            <w:r>
              <w:rPr>
                <w:rFonts w:hint="eastAsia"/>
                <w:b/>
                <w:bCs/>
                <w:sz w:val="24"/>
                <w:szCs w:val="24"/>
              </w:rPr>
              <w:t>型号</w:t>
            </w:r>
          </w:p>
        </w:tc>
        <w:tc>
          <w:tcPr>
            <w:tcW w:w="1560" w:type="dxa"/>
            <w:vAlign w:val="center"/>
          </w:tcPr>
          <w:p w14:paraId="00158FB9" w14:textId="77777777" w:rsidR="00A15CCB" w:rsidRDefault="00D976B0">
            <w:pPr>
              <w:autoSpaceDE w:val="0"/>
              <w:autoSpaceDN w:val="0"/>
              <w:jc w:val="center"/>
              <w:rPr>
                <w:b/>
                <w:bCs/>
              </w:rPr>
            </w:pPr>
            <w:r>
              <w:rPr>
                <w:rFonts w:hint="eastAsia"/>
                <w:b/>
                <w:bCs/>
                <w:sz w:val="24"/>
                <w:szCs w:val="24"/>
              </w:rPr>
              <w:t>购置设备生产</w:t>
            </w:r>
          </w:p>
          <w:p w14:paraId="56375E42" w14:textId="77777777" w:rsidR="00A15CCB" w:rsidRDefault="00D976B0">
            <w:pPr>
              <w:autoSpaceDE w:val="0"/>
              <w:autoSpaceDN w:val="0"/>
              <w:jc w:val="center"/>
              <w:rPr>
                <w:b/>
                <w:bCs/>
              </w:rPr>
            </w:pPr>
            <w:r>
              <w:rPr>
                <w:rFonts w:hint="eastAsia"/>
                <w:b/>
                <w:bCs/>
                <w:sz w:val="24"/>
                <w:szCs w:val="24"/>
              </w:rPr>
              <w:t>国别与地区</w:t>
            </w:r>
          </w:p>
        </w:tc>
        <w:tc>
          <w:tcPr>
            <w:tcW w:w="1275" w:type="dxa"/>
            <w:tcBorders>
              <w:right w:val="single" w:sz="4" w:space="0" w:color="auto"/>
            </w:tcBorders>
            <w:vAlign w:val="center"/>
          </w:tcPr>
          <w:p w14:paraId="2527F0B5" w14:textId="77777777" w:rsidR="00A15CCB" w:rsidRDefault="00D976B0">
            <w:pPr>
              <w:autoSpaceDE w:val="0"/>
              <w:autoSpaceDN w:val="0"/>
              <w:jc w:val="center"/>
              <w:rPr>
                <w:b/>
                <w:bCs/>
              </w:rPr>
            </w:pPr>
            <w:r>
              <w:rPr>
                <w:rFonts w:hint="eastAsia"/>
                <w:b/>
                <w:bCs/>
                <w:sz w:val="24"/>
                <w:szCs w:val="24"/>
              </w:rPr>
              <w:t>主要技术</w:t>
            </w:r>
          </w:p>
          <w:p w14:paraId="084A11FF" w14:textId="77777777" w:rsidR="00A15CCB" w:rsidRDefault="00D976B0">
            <w:pPr>
              <w:autoSpaceDE w:val="0"/>
              <w:autoSpaceDN w:val="0"/>
              <w:jc w:val="center"/>
              <w:rPr>
                <w:b/>
                <w:bCs/>
              </w:rPr>
            </w:pPr>
            <w:r>
              <w:rPr>
                <w:rFonts w:hint="eastAsia"/>
                <w:b/>
                <w:bCs/>
                <w:sz w:val="24"/>
                <w:szCs w:val="24"/>
              </w:rPr>
              <w:t>性能指标</w:t>
            </w:r>
          </w:p>
        </w:tc>
        <w:tc>
          <w:tcPr>
            <w:tcW w:w="2481" w:type="dxa"/>
            <w:tcBorders>
              <w:left w:val="single" w:sz="4" w:space="0" w:color="auto"/>
            </w:tcBorders>
            <w:vAlign w:val="center"/>
          </w:tcPr>
          <w:p w14:paraId="1CA106A1" w14:textId="77777777" w:rsidR="00A15CCB" w:rsidRDefault="00D976B0">
            <w:pPr>
              <w:autoSpaceDE w:val="0"/>
              <w:autoSpaceDN w:val="0"/>
              <w:jc w:val="center"/>
              <w:rPr>
                <w:b/>
                <w:bCs/>
              </w:rPr>
            </w:pPr>
            <w:r>
              <w:rPr>
                <w:rFonts w:hint="eastAsia"/>
                <w:b/>
                <w:bCs/>
                <w:sz w:val="24"/>
                <w:szCs w:val="24"/>
              </w:rPr>
              <w:t>用途</w:t>
            </w:r>
          </w:p>
          <w:p w14:paraId="688821A8" w14:textId="77777777" w:rsidR="00A15CCB" w:rsidRDefault="00D976B0">
            <w:pPr>
              <w:autoSpaceDE w:val="0"/>
              <w:autoSpaceDN w:val="0"/>
              <w:jc w:val="center"/>
              <w:rPr>
                <w:b/>
                <w:bCs/>
              </w:rPr>
            </w:pPr>
            <w:r>
              <w:rPr>
                <w:rFonts w:hint="eastAsia"/>
                <w:b/>
                <w:bCs/>
                <w:sz w:val="24"/>
                <w:szCs w:val="24"/>
              </w:rPr>
              <w:t>（与研究任务的关系）</w:t>
            </w:r>
          </w:p>
        </w:tc>
      </w:tr>
      <w:tr w:rsidR="00A15CCB" w14:paraId="638EE2E2" w14:textId="77777777">
        <w:trPr>
          <w:cantSplit/>
          <w:trHeight w:val="397"/>
          <w:jc w:val="center"/>
        </w:trPr>
        <w:tc>
          <w:tcPr>
            <w:tcW w:w="696" w:type="dxa"/>
            <w:vMerge/>
            <w:vAlign w:val="center"/>
          </w:tcPr>
          <w:p w14:paraId="52B36A8F" w14:textId="77777777" w:rsidR="00A15CCB" w:rsidRDefault="00A15CCB">
            <w:pPr>
              <w:autoSpaceDE w:val="0"/>
              <w:autoSpaceDN w:val="0"/>
              <w:jc w:val="right"/>
              <w:rPr>
                <w:b/>
                <w:bCs/>
              </w:rPr>
            </w:pPr>
          </w:p>
        </w:tc>
        <w:tc>
          <w:tcPr>
            <w:tcW w:w="2818" w:type="dxa"/>
            <w:vAlign w:val="center"/>
          </w:tcPr>
          <w:p w14:paraId="480BC332" w14:textId="77777777" w:rsidR="00A15CCB" w:rsidRDefault="00D976B0">
            <w:pPr>
              <w:autoSpaceDE w:val="0"/>
              <w:autoSpaceDN w:val="0"/>
              <w:jc w:val="center"/>
              <w:rPr>
                <w:b/>
                <w:bCs/>
              </w:rPr>
            </w:pPr>
            <w:r>
              <w:rPr>
                <w:b/>
                <w:bCs/>
                <w:sz w:val="24"/>
                <w:szCs w:val="24"/>
              </w:rPr>
              <w:t>(1)</w:t>
            </w:r>
          </w:p>
        </w:tc>
        <w:tc>
          <w:tcPr>
            <w:tcW w:w="540" w:type="dxa"/>
            <w:vAlign w:val="center"/>
          </w:tcPr>
          <w:p w14:paraId="064C2770" w14:textId="77777777" w:rsidR="00A15CCB" w:rsidRDefault="00D976B0">
            <w:pPr>
              <w:autoSpaceDE w:val="0"/>
              <w:autoSpaceDN w:val="0"/>
              <w:jc w:val="center"/>
              <w:rPr>
                <w:b/>
                <w:bCs/>
              </w:rPr>
            </w:pPr>
            <w:r>
              <w:rPr>
                <w:b/>
                <w:bCs/>
                <w:sz w:val="24"/>
                <w:szCs w:val="24"/>
              </w:rPr>
              <w:t>(2)</w:t>
            </w:r>
          </w:p>
        </w:tc>
        <w:tc>
          <w:tcPr>
            <w:tcW w:w="1282" w:type="dxa"/>
            <w:vAlign w:val="center"/>
          </w:tcPr>
          <w:p w14:paraId="3291B819" w14:textId="77777777" w:rsidR="00A15CCB" w:rsidRDefault="00D976B0">
            <w:pPr>
              <w:autoSpaceDE w:val="0"/>
              <w:autoSpaceDN w:val="0"/>
              <w:jc w:val="center"/>
              <w:rPr>
                <w:b/>
                <w:bCs/>
              </w:rPr>
            </w:pPr>
            <w:r>
              <w:rPr>
                <w:b/>
                <w:bCs/>
                <w:sz w:val="24"/>
                <w:szCs w:val="24"/>
              </w:rPr>
              <w:t>(</w:t>
            </w:r>
            <w:r>
              <w:rPr>
                <w:rFonts w:hint="eastAsia"/>
                <w:b/>
                <w:bCs/>
                <w:sz w:val="24"/>
                <w:szCs w:val="24"/>
              </w:rPr>
              <w:t>3</w:t>
            </w:r>
            <w:r>
              <w:rPr>
                <w:b/>
                <w:bCs/>
                <w:sz w:val="24"/>
                <w:szCs w:val="24"/>
              </w:rPr>
              <w:t>)</w:t>
            </w:r>
          </w:p>
        </w:tc>
        <w:tc>
          <w:tcPr>
            <w:tcW w:w="1024" w:type="dxa"/>
            <w:vAlign w:val="center"/>
          </w:tcPr>
          <w:p w14:paraId="1B506AB4" w14:textId="77777777" w:rsidR="00A15CCB" w:rsidRDefault="00D976B0">
            <w:pPr>
              <w:autoSpaceDE w:val="0"/>
              <w:autoSpaceDN w:val="0"/>
              <w:jc w:val="center"/>
              <w:rPr>
                <w:b/>
                <w:bCs/>
              </w:rPr>
            </w:pPr>
            <w:r>
              <w:rPr>
                <w:b/>
                <w:bCs/>
                <w:sz w:val="24"/>
                <w:szCs w:val="24"/>
              </w:rPr>
              <w:t>(</w:t>
            </w:r>
            <w:r>
              <w:rPr>
                <w:rFonts w:hint="eastAsia"/>
                <w:b/>
                <w:bCs/>
                <w:sz w:val="24"/>
                <w:szCs w:val="24"/>
              </w:rPr>
              <w:t>4</w:t>
            </w:r>
            <w:r>
              <w:rPr>
                <w:b/>
                <w:bCs/>
                <w:sz w:val="24"/>
                <w:szCs w:val="24"/>
              </w:rPr>
              <w:t>)</w:t>
            </w:r>
          </w:p>
        </w:tc>
        <w:tc>
          <w:tcPr>
            <w:tcW w:w="1057" w:type="dxa"/>
            <w:vAlign w:val="center"/>
          </w:tcPr>
          <w:p w14:paraId="771A4A23" w14:textId="77777777" w:rsidR="00A15CCB" w:rsidRDefault="00D976B0">
            <w:pPr>
              <w:autoSpaceDE w:val="0"/>
              <w:autoSpaceDN w:val="0"/>
              <w:jc w:val="center"/>
              <w:rPr>
                <w:b/>
                <w:bCs/>
              </w:rPr>
            </w:pPr>
            <w:r>
              <w:rPr>
                <w:b/>
                <w:bCs/>
                <w:sz w:val="24"/>
                <w:szCs w:val="24"/>
              </w:rPr>
              <w:t>(</w:t>
            </w:r>
            <w:r>
              <w:rPr>
                <w:rFonts w:hint="eastAsia"/>
                <w:b/>
                <w:bCs/>
                <w:sz w:val="24"/>
                <w:szCs w:val="24"/>
              </w:rPr>
              <w:t>5</w:t>
            </w:r>
            <w:r>
              <w:rPr>
                <w:b/>
                <w:bCs/>
                <w:sz w:val="24"/>
                <w:szCs w:val="24"/>
              </w:rPr>
              <w:t>)</w:t>
            </w:r>
          </w:p>
        </w:tc>
        <w:tc>
          <w:tcPr>
            <w:tcW w:w="1166" w:type="dxa"/>
            <w:vAlign w:val="center"/>
          </w:tcPr>
          <w:p w14:paraId="469B1D3F" w14:textId="77777777" w:rsidR="00A15CCB" w:rsidRDefault="00D976B0">
            <w:pPr>
              <w:autoSpaceDE w:val="0"/>
              <w:autoSpaceDN w:val="0"/>
              <w:jc w:val="center"/>
              <w:rPr>
                <w:b/>
                <w:bCs/>
              </w:rPr>
            </w:pPr>
            <w:r>
              <w:rPr>
                <w:rFonts w:hint="eastAsia"/>
                <w:b/>
                <w:bCs/>
                <w:sz w:val="24"/>
                <w:szCs w:val="24"/>
              </w:rPr>
              <w:t>(6)</w:t>
            </w:r>
          </w:p>
        </w:tc>
        <w:tc>
          <w:tcPr>
            <w:tcW w:w="1046" w:type="dxa"/>
            <w:vAlign w:val="center"/>
          </w:tcPr>
          <w:p w14:paraId="47BDCF88" w14:textId="77777777" w:rsidR="00A15CCB" w:rsidRDefault="00D976B0">
            <w:pPr>
              <w:autoSpaceDE w:val="0"/>
              <w:autoSpaceDN w:val="0"/>
              <w:jc w:val="center"/>
              <w:rPr>
                <w:b/>
                <w:bCs/>
              </w:rPr>
            </w:pPr>
            <w:r>
              <w:rPr>
                <w:b/>
                <w:bCs/>
                <w:sz w:val="24"/>
                <w:szCs w:val="24"/>
              </w:rPr>
              <w:t>(</w:t>
            </w:r>
            <w:r>
              <w:rPr>
                <w:rFonts w:hint="eastAsia"/>
                <w:b/>
                <w:bCs/>
                <w:sz w:val="24"/>
                <w:szCs w:val="24"/>
              </w:rPr>
              <w:t>7</w:t>
            </w:r>
            <w:r>
              <w:rPr>
                <w:b/>
                <w:bCs/>
                <w:sz w:val="24"/>
                <w:szCs w:val="24"/>
              </w:rPr>
              <w:t>)</w:t>
            </w:r>
          </w:p>
        </w:tc>
        <w:tc>
          <w:tcPr>
            <w:tcW w:w="1560" w:type="dxa"/>
            <w:vAlign w:val="center"/>
          </w:tcPr>
          <w:p w14:paraId="57CF5F7C" w14:textId="77777777" w:rsidR="00A15CCB" w:rsidRDefault="00D976B0">
            <w:pPr>
              <w:autoSpaceDE w:val="0"/>
              <w:autoSpaceDN w:val="0"/>
              <w:jc w:val="center"/>
              <w:rPr>
                <w:b/>
                <w:bCs/>
              </w:rPr>
            </w:pPr>
            <w:r>
              <w:rPr>
                <w:b/>
                <w:bCs/>
                <w:sz w:val="24"/>
                <w:szCs w:val="24"/>
              </w:rPr>
              <w:t>(</w:t>
            </w:r>
            <w:r>
              <w:rPr>
                <w:rFonts w:hint="eastAsia"/>
                <w:b/>
                <w:bCs/>
                <w:sz w:val="24"/>
                <w:szCs w:val="24"/>
              </w:rPr>
              <w:t>8</w:t>
            </w:r>
            <w:r>
              <w:rPr>
                <w:b/>
                <w:bCs/>
                <w:sz w:val="24"/>
                <w:szCs w:val="24"/>
              </w:rPr>
              <w:t>)</w:t>
            </w:r>
          </w:p>
        </w:tc>
        <w:tc>
          <w:tcPr>
            <w:tcW w:w="1275" w:type="dxa"/>
            <w:tcBorders>
              <w:right w:val="single" w:sz="4" w:space="0" w:color="auto"/>
            </w:tcBorders>
            <w:vAlign w:val="center"/>
          </w:tcPr>
          <w:p w14:paraId="498EF209" w14:textId="77777777" w:rsidR="00A15CCB" w:rsidRDefault="00D976B0">
            <w:pPr>
              <w:autoSpaceDE w:val="0"/>
              <w:autoSpaceDN w:val="0"/>
              <w:jc w:val="center"/>
              <w:rPr>
                <w:b/>
                <w:bCs/>
              </w:rPr>
            </w:pPr>
            <w:r>
              <w:rPr>
                <w:b/>
                <w:bCs/>
                <w:sz w:val="24"/>
                <w:szCs w:val="24"/>
              </w:rPr>
              <w:t>(</w:t>
            </w:r>
            <w:r>
              <w:rPr>
                <w:rFonts w:hint="eastAsia"/>
                <w:b/>
                <w:bCs/>
                <w:sz w:val="24"/>
                <w:szCs w:val="24"/>
              </w:rPr>
              <w:t>9</w:t>
            </w:r>
            <w:r>
              <w:rPr>
                <w:b/>
                <w:bCs/>
                <w:sz w:val="24"/>
                <w:szCs w:val="24"/>
              </w:rPr>
              <w:t>)</w:t>
            </w:r>
          </w:p>
        </w:tc>
        <w:tc>
          <w:tcPr>
            <w:tcW w:w="2481" w:type="dxa"/>
            <w:tcBorders>
              <w:left w:val="single" w:sz="4" w:space="0" w:color="auto"/>
            </w:tcBorders>
            <w:vAlign w:val="center"/>
          </w:tcPr>
          <w:p w14:paraId="0BE822E2" w14:textId="77777777" w:rsidR="00A15CCB" w:rsidRDefault="00D976B0">
            <w:pPr>
              <w:autoSpaceDE w:val="0"/>
              <w:autoSpaceDN w:val="0"/>
              <w:jc w:val="center"/>
              <w:rPr>
                <w:b/>
                <w:bCs/>
              </w:rPr>
            </w:pPr>
            <w:r>
              <w:rPr>
                <w:b/>
                <w:bCs/>
                <w:sz w:val="24"/>
                <w:szCs w:val="24"/>
              </w:rPr>
              <w:t>(</w:t>
            </w:r>
            <w:r>
              <w:rPr>
                <w:rFonts w:hint="eastAsia"/>
                <w:b/>
                <w:bCs/>
                <w:sz w:val="24"/>
                <w:szCs w:val="24"/>
              </w:rPr>
              <w:t>10</w:t>
            </w:r>
            <w:r>
              <w:rPr>
                <w:b/>
                <w:bCs/>
                <w:sz w:val="24"/>
                <w:szCs w:val="24"/>
              </w:rPr>
              <w:t>)</w:t>
            </w:r>
          </w:p>
        </w:tc>
      </w:tr>
      <w:tr w:rsidR="00A15CCB" w14:paraId="0B8A1E19" w14:textId="77777777">
        <w:trPr>
          <w:cantSplit/>
          <w:trHeight w:val="397"/>
          <w:jc w:val="center"/>
        </w:trPr>
        <w:tc>
          <w:tcPr>
            <w:tcW w:w="696" w:type="dxa"/>
            <w:vAlign w:val="center"/>
          </w:tcPr>
          <w:p w14:paraId="7BA2ED70" w14:textId="77777777" w:rsidR="00A15CCB" w:rsidRDefault="00A15CCB">
            <w:pPr>
              <w:autoSpaceDE w:val="0"/>
              <w:autoSpaceDN w:val="0"/>
            </w:pPr>
          </w:p>
        </w:tc>
        <w:tc>
          <w:tcPr>
            <w:tcW w:w="2818" w:type="dxa"/>
            <w:vAlign w:val="center"/>
          </w:tcPr>
          <w:p w14:paraId="347BCCC3" w14:textId="77777777" w:rsidR="00A15CCB" w:rsidRDefault="00A15CCB">
            <w:pPr>
              <w:autoSpaceDE w:val="0"/>
              <w:autoSpaceDN w:val="0"/>
            </w:pPr>
          </w:p>
        </w:tc>
        <w:tc>
          <w:tcPr>
            <w:tcW w:w="540" w:type="dxa"/>
            <w:vAlign w:val="center"/>
          </w:tcPr>
          <w:p w14:paraId="0C6B1E0C" w14:textId="77777777" w:rsidR="00A15CCB" w:rsidRDefault="00A15CCB">
            <w:pPr>
              <w:autoSpaceDE w:val="0"/>
              <w:autoSpaceDN w:val="0"/>
            </w:pPr>
          </w:p>
        </w:tc>
        <w:tc>
          <w:tcPr>
            <w:tcW w:w="1282" w:type="dxa"/>
            <w:vAlign w:val="center"/>
          </w:tcPr>
          <w:p w14:paraId="046C7799" w14:textId="77777777" w:rsidR="00A15CCB" w:rsidRDefault="00A15CCB">
            <w:pPr>
              <w:autoSpaceDE w:val="0"/>
              <w:autoSpaceDN w:val="0"/>
            </w:pPr>
          </w:p>
        </w:tc>
        <w:tc>
          <w:tcPr>
            <w:tcW w:w="1024" w:type="dxa"/>
            <w:vAlign w:val="center"/>
          </w:tcPr>
          <w:p w14:paraId="5034D5C3" w14:textId="77777777" w:rsidR="00A15CCB" w:rsidRDefault="00A15CCB">
            <w:pPr>
              <w:autoSpaceDE w:val="0"/>
              <w:autoSpaceDN w:val="0"/>
            </w:pPr>
          </w:p>
        </w:tc>
        <w:tc>
          <w:tcPr>
            <w:tcW w:w="1057" w:type="dxa"/>
            <w:vAlign w:val="center"/>
          </w:tcPr>
          <w:p w14:paraId="15F987FD" w14:textId="77777777" w:rsidR="00A15CCB" w:rsidRDefault="00A15CCB">
            <w:pPr>
              <w:autoSpaceDE w:val="0"/>
              <w:autoSpaceDN w:val="0"/>
            </w:pPr>
          </w:p>
        </w:tc>
        <w:tc>
          <w:tcPr>
            <w:tcW w:w="1166" w:type="dxa"/>
            <w:vAlign w:val="center"/>
          </w:tcPr>
          <w:p w14:paraId="20E2A8D6" w14:textId="77777777" w:rsidR="00A15CCB" w:rsidRDefault="00A15CCB">
            <w:pPr>
              <w:autoSpaceDE w:val="0"/>
              <w:autoSpaceDN w:val="0"/>
            </w:pPr>
          </w:p>
        </w:tc>
        <w:tc>
          <w:tcPr>
            <w:tcW w:w="1046" w:type="dxa"/>
            <w:vAlign w:val="center"/>
          </w:tcPr>
          <w:p w14:paraId="3273EEDD" w14:textId="77777777" w:rsidR="00A15CCB" w:rsidRDefault="00A15CCB">
            <w:pPr>
              <w:autoSpaceDE w:val="0"/>
              <w:autoSpaceDN w:val="0"/>
            </w:pPr>
          </w:p>
        </w:tc>
        <w:tc>
          <w:tcPr>
            <w:tcW w:w="1560" w:type="dxa"/>
            <w:vAlign w:val="center"/>
          </w:tcPr>
          <w:p w14:paraId="249F54F3" w14:textId="77777777" w:rsidR="00A15CCB" w:rsidRDefault="00A15CCB">
            <w:pPr>
              <w:autoSpaceDE w:val="0"/>
              <w:autoSpaceDN w:val="0"/>
            </w:pPr>
          </w:p>
        </w:tc>
        <w:tc>
          <w:tcPr>
            <w:tcW w:w="1275" w:type="dxa"/>
            <w:tcBorders>
              <w:right w:val="single" w:sz="4" w:space="0" w:color="auto"/>
            </w:tcBorders>
            <w:vAlign w:val="center"/>
          </w:tcPr>
          <w:p w14:paraId="0F8ABEC1" w14:textId="77777777" w:rsidR="00A15CCB" w:rsidRDefault="00A15CCB">
            <w:pPr>
              <w:autoSpaceDE w:val="0"/>
              <w:autoSpaceDN w:val="0"/>
            </w:pPr>
          </w:p>
        </w:tc>
        <w:tc>
          <w:tcPr>
            <w:tcW w:w="2481" w:type="dxa"/>
            <w:tcBorders>
              <w:left w:val="single" w:sz="4" w:space="0" w:color="auto"/>
            </w:tcBorders>
            <w:vAlign w:val="center"/>
          </w:tcPr>
          <w:p w14:paraId="58C4A8BC" w14:textId="77777777" w:rsidR="00A15CCB" w:rsidRDefault="00A15CCB">
            <w:pPr>
              <w:autoSpaceDE w:val="0"/>
              <w:autoSpaceDN w:val="0"/>
            </w:pPr>
          </w:p>
        </w:tc>
      </w:tr>
      <w:tr w:rsidR="00A15CCB" w14:paraId="39C2CE6F" w14:textId="77777777">
        <w:trPr>
          <w:cantSplit/>
          <w:trHeight w:val="397"/>
          <w:jc w:val="center"/>
        </w:trPr>
        <w:tc>
          <w:tcPr>
            <w:tcW w:w="696" w:type="dxa"/>
            <w:vAlign w:val="center"/>
          </w:tcPr>
          <w:p w14:paraId="4CB16AD7" w14:textId="77777777" w:rsidR="00A15CCB" w:rsidRDefault="00A15CCB">
            <w:pPr>
              <w:autoSpaceDE w:val="0"/>
              <w:autoSpaceDN w:val="0"/>
            </w:pPr>
          </w:p>
        </w:tc>
        <w:tc>
          <w:tcPr>
            <w:tcW w:w="2818" w:type="dxa"/>
            <w:vAlign w:val="center"/>
          </w:tcPr>
          <w:p w14:paraId="4D5C9811" w14:textId="77777777" w:rsidR="00A15CCB" w:rsidRDefault="00A15CCB">
            <w:pPr>
              <w:autoSpaceDE w:val="0"/>
              <w:autoSpaceDN w:val="0"/>
            </w:pPr>
          </w:p>
        </w:tc>
        <w:tc>
          <w:tcPr>
            <w:tcW w:w="540" w:type="dxa"/>
            <w:vAlign w:val="center"/>
          </w:tcPr>
          <w:p w14:paraId="74429578" w14:textId="77777777" w:rsidR="00A15CCB" w:rsidRDefault="00A15CCB">
            <w:pPr>
              <w:autoSpaceDE w:val="0"/>
              <w:autoSpaceDN w:val="0"/>
            </w:pPr>
          </w:p>
        </w:tc>
        <w:tc>
          <w:tcPr>
            <w:tcW w:w="1282" w:type="dxa"/>
            <w:vAlign w:val="center"/>
          </w:tcPr>
          <w:p w14:paraId="396D1FDE" w14:textId="77777777" w:rsidR="00A15CCB" w:rsidRDefault="00A15CCB">
            <w:pPr>
              <w:autoSpaceDE w:val="0"/>
              <w:autoSpaceDN w:val="0"/>
            </w:pPr>
          </w:p>
        </w:tc>
        <w:tc>
          <w:tcPr>
            <w:tcW w:w="1024" w:type="dxa"/>
            <w:vAlign w:val="center"/>
          </w:tcPr>
          <w:p w14:paraId="2A6C6A7B" w14:textId="77777777" w:rsidR="00A15CCB" w:rsidRDefault="00A15CCB">
            <w:pPr>
              <w:autoSpaceDE w:val="0"/>
              <w:autoSpaceDN w:val="0"/>
            </w:pPr>
          </w:p>
        </w:tc>
        <w:tc>
          <w:tcPr>
            <w:tcW w:w="1057" w:type="dxa"/>
            <w:vAlign w:val="center"/>
          </w:tcPr>
          <w:p w14:paraId="1C3DBA91" w14:textId="77777777" w:rsidR="00A15CCB" w:rsidRDefault="00A15CCB">
            <w:pPr>
              <w:autoSpaceDE w:val="0"/>
              <w:autoSpaceDN w:val="0"/>
            </w:pPr>
          </w:p>
        </w:tc>
        <w:tc>
          <w:tcPr>
            <w:tcW w:w="1166" w:type="dxa"/>
            <w:vAlign w:val="center"/>
          </w:tcPr>
          <w:p w14:paraId="072B03E7" w14:textId="77777777" w:rsidR="00A15CCB" w:rsidRDefault="00A15CCB">
            <w:pPr>
              <w:autoSpaceDE w:val="0"/>
              <w:autoSpaceDN w:val="0"/>
            </w:pPr>
          </w:p>
        </w:tc>
        <w:tc>
          <w:tcPr>
            <w:tcW w:w="1046" w:type="dxa"/>
            <w:vAlign w:val="center"/>
          </w:tcPr>
          <w:p w14:paraId="18416360" w14:textId="77777777" w:rsidR="00A15CCB" w:rsidRDefault="00A15CCB">
            <w:pPr>
              <w:autoSpaceDE w:val="0"/>
              <w:autoSpaceDN w:val="0"/>
            </w:pPr>
          </w:p>
        </w:tc>
        <w:tc>
          <w:tcPr>
            <w:tcW w:w="1560" w:type="dxa"/>
            <w:vAlign w:val="center"/>
          </w:tcPr>
          <w:p w14:paraId="1F8E2508" w14:textId="77777777" w:rsidR="00A15CCB" w:rsidRDefault="00A15CCB">
            <w:pPr>
              <w:autoSpaceDE w:val="0"/>
              <w:autoSpaceDN w:val="0"/>
            </w:pPr>
          </w:p>
        </w:tc>
        <w:tc>
          <w:tcPr>
            <w:tcW w:w="1275" w:type="dxa"/>
            <w:tcBorders>
              <w:right w:val="single" w:sz="4" w:space="0" w:color="auto"/>
            </w:tcBorders>
            <w:vAlign w:val="center"/>
          </w:tcPr>
          <w:p w14:paraId="2B2F5E80" w14:textId="77777777" w:rsidR="00A15CCB" w:rsidRDefault="00A15CCB">
            <w:pPr>
              <w:autoSpaceDE w:val="0"/>
              <w:autoSpaceDN w:val="0"/>
            </w:pPr>
          </w:p>
        </w:tc>
        <w:tc>
          <w:tcPr>
            <w:tcW w:w="2481" w:type="dxa"/>
            <w:tcBorders>
              <w:left w:val="single" w:sz="4" w:space="0" w:color="auto"/>
            </w:tcBorders>
            <w:vAlign w:val="center"/>
          </w:tcPr>
          <w:p w14:paraId="53492FFD" w14:textId="77777777" w:rsidR="00A15CCB" w:rsidRDefault="00A15CCB">
            <w:pPr>
              <w:autoSpaceDE w:val="0"/>
              <w:autoSpaceDN w:val="0"/>
            </w:pPr>
          </w:p>
        </w:tc>
      </w:tr>
      <w:tr w:rsidR="00A15CCB" w14:paraId="05C107F6" w14:textId="77777777">
        <w:trPr>
          <w:cantSplit/>
          <w:trHeight w:val="397"/>
          <w:jc w:val="center"/>
        </w:trPr>
        <w:tc>
          <w:tcPr>
            <w:tcW w:w="696" w:type="dxa"/>
            <w:vAlign w:val="center"/>
          </w:tcPr>
          <w:p w14:paraId="017643C8" w14:textId="77777777" w:rsidR="00A15CCB" w:rsidRDefault="00A15CCB">
            <w:pPr>
              <w:autoSpaceDE w:val="0"/>
              <w:autoSpaceDN w:val="0"/>
            </w:pPr>
          </w:p>
        </w:tc>
        <w:tc>
          <w:tcPr>
            <w:tcW w:w="2818" w:type="dxa"/>
            <w:vAlign w:val="center"/>
          </w:tcPr>
          <w:p w14:paraId="3112FFC3" w14:textId="77777777" w:rsidR="00A15CCB" w:rsidRDefault="00A15CCB">
            <w:pPr>
              <w:autoSpaceDE w:val="0"/>
              <w:autoSpaceDN w:val="0"/>
            </w:pPr>
          </w:p>
        </w:tc>
        <w:tc>
          <w:tcPr>
            <w:tcW w:w="540" w:type="dxa"/>
            <w:vAlign w:val="center"/>
          </w:tcPr>
          <w:p w14:paraId="40EAA6D8" w14:textId="77777777" w:rsidR="00A15CCB" w:rsidRDefault="00A15CCB">
            <w:pPr>
              <w:autoSpaceDE w:val="0"/>
              <w:autoSpaceDN w:val="0"/>
            </w:pPr>
          </w:p>
        </w:tc>
        <w:tc>
          <w:tcPr>
            <w:tcW w:w="1282" w:type="dxa"/>
            <w:vAlign w:val="center"/>
          </w:tcPr>
          <w:p w14:paraId="050F8AFF" w14:textId="77777777" w:rsidR="00A15CCB" w:rsidRDefault="00A15CCB">
            <w:pPr>
              <w:autoSpaceDE w:val="0"/>
              <w:autoSpaceDN w:val="0"/>
            </w:pPr>
          </w:p>
        </w:tc>
        <w:tc>
          <w:tcPr>
            <w:tcW w:w="1024" w:type="dxa"/>
            <w:vAlign w:val="center"/>
          </w:tcPr>
          <w:p w14:paraId="4053FE40" w14:textId="77777777" w:rsidR="00A15CCB" w:rsidRDefault="00A15CCB">
            <w:pPr>
              <w:autoSpaceDE w:val="0"/>
              <w:autoSpaceDN w:val="0"/>
            </w:pPr>
          </w:p>
        </w:tc>
        <w:tc>
          <w:tcPr>
            <w:tcW w:w="1057" w:type="dxa"/>
            <w:vAlign w:val="center"/>
          </w:tcPr>
          <w:p w14:paraId="714DBE21" w14:textId="77777777" w:rsidR="00A15CCB" w:rsidRDefault="00A15CCB">
            <w:pPr>
              <w:autoSpaceDE w:val="0"/>
              <w:autoSpaceDN w:val="0"/>
            </w:pPr>
          </w:p>
        </w:tc>
        <w:tc>
          <w:tcPr>
            <w:tcW w:w="1166" w:type="dxa"/>
            <w:vAlign w:val="center"/>
          </w:tcPr>
          <w:p w14:paraId="4E83F2DF" w14:textId="77777777" w:rsidR="00A15CCB" w:rsidRDefault="00A15CCB">
            <w:pPr>
              <w:autoSpaceDE w:val="0"/>
              <w:autoSpaceDN w:val="0"/>
            </w:pPr>
          </w:p>
        </w:tc>
        <w:tc>
          <w:tcPr>
            <w:tcW w:w="1046" w:type="dxa"/>
            <w:vAlign w:val="center"/>
          </w:tcPr>
          <w:p w14:paraId="37092AA8" w14:textId="77777777" w:rsidR="00A15CCB" w:rsidRDefault="00A15CCB">
            <w:pPr>
              <w:autoSpaceDE w:val="0"/>
              <w:autoSpaceDN w:val="0"/>
            </w:pPr>
          </w:p>
        </w:tc>
        <w:tc>
          <w:tcPr>
            <w:tcW w:w="1560" w:type="dxa"/>
            <w:vAlign w:val="center"/>
          </w:tcPr>
          <w:p w14:paraId="75B63A1B" w14:textId="77777777" w:rsidR="00A15CCB" w:rsidRDefault="00A15CCB">
            <w:pPr>
              <w:autoSpaceDE w:val="0"/>
              <w:autoSpaceDN w:val="0"/>
            </w:pPr>
          </w:p>
        </w:tc>
        <w:tc>
          <w:tcPr>
            <w:tcW w:w="1275" w:type="dxa"/>
            <w:tcBorders>
              <w:right w:val="single" w:sz="4" w:space="0" w:color="auto"/>
            </w:tcBorders>
            <w:vAlign w:val="center"/>
          </w:tcPr>
          <w:p w14:paraId="6AE01E29" w14:textId="77777777" w:rsidR="00A15CCB" w:rsidRDefault="00A15CCB">
            <w:pPr>
              <w:autoSpaceDE w:val="0"/>
              <w:autoSpaceDN w:val="0"/>
            </w:pPr>
          </w:p>
        </w:tc>
        <w:tc>
          <w:tcPr>
            <w:tcW w:w="2481" w:type="dxa"/>
            <w:tcBorders>
              <w:left w:val="single" w:sz="4" w:space="0" w:color="auto"/>
            </w:tcBorders>
            <w:vAlign w:val="center"/>
          </w:tcPr>
          <w:p w14:paraId="32F1EA94" w14:textId="77777777" w:rsidR="00A15CCB" w:rsidRDefault="00A15CCB">
            <w:pPr>
              <w:autoSpaceDE w:val="0"/>
              <w:autoSpaceDN w:val="0"/>
            </w:pPr>
          </w:p>
        </w:tc>
      </w:tr>
      <w:tr w:rsidR="00A15CCB" w14:paraId="07F2F0B2" w14:textId="77777777">
        <w:trPr>
          <w:cantSplit/>
          <w:trHeight w:val="397"/>
          <w:jc w:val="center"/>
        </w:trPr>
        <w:tc>
          <w:tcPr>
            <w:tcW w:w="696" w:type="dxa"/>
            <w:vAlign w:val="center"/>
          </w:tcPr>
          <w:p w14:paraId="595B13D3" w14:textId="77777777" w:rsidR="00A15CCB" w:rsidRDefault="00A15CCB">
            <w:pPr>
              <w:autoSpaceDE w:val="0"/>
              <w:autoSpaceDN w:val="0"/>
            </w:pPr>
          </w:p>
        </w:tc>
        <w:tc>
          <w:tcPr>
            <w:tcW w:w="2818" w:type="dxa"/>
            <w:vAlign w:val="center"/>
          </w:tcPr>
          <w:p w14:paraId="16146CFB" w14:textId="77777777" w:rsidR="00A15CCB" w:rsidRDefault="00A15CCB">
            <w:pPr>
              <w:autoSpaceDE w:val="0"/>
              <w:autoSpaceDN w:val="0"/>
            </w:pPr>
          </w:p>
        </w:tc>
        <w:tc>
          <w:tcPr>
            <w:tcW w:w="540" w:type="dxa"/>
            <w:vAlign w:val="center"/>
          </w:tcPr>
          <w:p w14:paraId="28A59F2B" w14:textId="77777777" w:rsidR="00A15CCB" w:rsidRDefault="00A15CCB">
            <w:pPr>
              <w:autoSpaceDE w:val="0"/>
              <w:autoSpaceDN w:val="0"/>
            </w:pPr>
          </w:p>
        </w:tc>
        <w:tc>
          <w:tcPr>
            <w:tcW w:w="1282" w:type="dxa"/>
            <w:vAlign w:val="center"/>
          </w:tcPr>
          <w:p w14:paraId="74D8011F" w14:textId="77777777" w:rsidR="00A15CCB" w:rsidRDefault="00A15CCB">
            <w:pPr>
              <w:autoSpaceDE w:val="0"/>
              <w:autoSpaceDN w:val="0"/>
            </w:pPr>
          </w:p>
        </w:tc>
        <w:tc>
          <w:tcPr>
            <w:tcW w:w="1024" w:type="dxa"/>
            <w:vAlign w:val="center"/>
          </w:tcPr>
          <w:p w14:paraId="1DAFED90" w14:textId="77777777" w:rsidR="00A15CCB" w:rsidRDefault="00A15CCB">
            <w:pPr>
              <w:autoSpaceDE w:val="0"/>
              <w:autoSpaceDN w:val="0"/>
            </w:pPr>
          </w:p>
        </w:tc>
        <w:tc>
          <w:tcPr>
            <w:tcW w:w="1057" w:type="dxa"/>
            <w:vAlign w:val="center"/>
          </w:tcPr>
          <w:p w14:paraId="013964FD" w14:textId="77777777" w:rsidR="00A15CCB" w:rsidRDefault="00A15CCB">
            <w:pPr>
              <w:autoSpaceDE w:val="0"/>
              <w:autoSpaceDN w:val="0"/>
            </w:pPr>
          </w:p>
        </w:tc>
        <w:tc>
          <w:tcPr>
            <w:tcW w:w="1166" w:type="dxa"/>
            <w:vAlign w:val="center"/>
          </w:tcPr>
          <w:p w14:paraId="11E3EFD1" w14:textId="77777777" w:rsidR="00A15CCB" w:rsidRDefault="00A15CCB">
            <w:pPr>
              <w:autoSpaceDE w:val="0"/>
              <w:autoSpaceDN w:val="0"/>
            </w:pPr>
          </w:p>
        </w:tc>
        <w:tc>
          <w:tcPr>
            <w:tcW w:w="1046" w:type="dxa"/>
            <w:vAlign w:val="center"/>
          </w:tcPr>
          <w:p w14:paraId="7073D75A" w14:textId="77777777" w:rsidR="00A15CCB" w:rsidRDefault="00A15CCB">
            <w:pPr>
              <w:autoSpaceDE w:val="0"/>
              <w:autoSpaceDN w:val="0"/>
            </w:pPr>
          </w:p>
        </w:tc>
        <w:tc>
          <w:tcPr>
            <w:tcW w:w="1560" w:type="dxa"/>
            <w:vAlign w:val="center"/>
          </w:tcPr>
          <w:p w14:paraId="27198667" w14:textId="77777777" w:rsidR="00A15CCB" w:rsidRDefault="00A15CCB">
            <w:pPr>
              <w:autoSpaceDE w:val="0"/>
              <w:autoSpaceDN w:val="0"/>
            </w:pPr>
          </w:p>
        </w:tc>
        <w:tc>
          <w:tcPr>
            <w:tcW w:w="1275" w:type="dxa"/>
            <w:tcBorders>
              <w:right w:val="single" w:sz="4" w:space="0" w:color="auto"/>
            </w:tcBorders>
            <w:vAlign w:val="center"/>
          </w:tcPr>
          <w:p w14:paraId="1945F277" w14:textId="77777777" w:rsidR="00A15CCB" w:rsidRDefault="00A15CCB">
            <w:pPr>
              <w:autoSpaceDE w:val="0"/>
              <w:autoSpaceDN w:val="0"/>
            </w:pPr>
          </w:p>
        </w:tc>
        <w:tc>
          <w:tcPr>
            <w:tcW w:w="2481" w:type="dxa"/>
            <w:tcBorders>
              <w:left w:val="single" w:sz="4" w:space="0" w:color="auto"/>
            </w:tcBorders>
            <w:vAlign w:val="center"/>
          </w:tcPr>
          <w:p w14:paraId="2B7378ED" w14:textId="77777777" w:rsidR="00A15CCB" w:rsidRDefault="00A15CCB">
            <w:pPr>
              <w:autoSpaceDE w:val="0"/>
              <w:autoSpaceDN w:val="0"/>
            </w:pPr>
          </w:p>
        </w:tc>
      </w:tr>
      <w:tr w:rsidR="00A15CCB" w14:paraId="169BE38A" w14:textId="77777777">
        <w:trPr>
          <w:cantSplit/>
          <w:trHeight w:val="397"/>
          <w:jc w:val="center"/>
        </w:trPr>
        <w:tc>
          <w:tcPr>
            <w:tcW w:w="696" w:type="dxa"/>
            <w:vAlign w:val="center"/>
          </w:tcPr>
          <w:p w14:paraId="0E0892EA" w14:textId="77777777" w:rsidR="00A15CCB" w:rsidRDefault="00A15CCB">
            <w:pPr>
              <w:autoSpaceDE w:val="0"/>
              <w:autoSpaceDN w:val="0"/>
            </w:pPr>
          </w:p>
        </w:tc>
        <w:tc>
          <w:tcPr>
            <w:tcW w:w="2818" w:type="dxa"/>
            <w:vAlign w:val="center"/>
          </w:tcPr>
          <w:p w14:paraId="79F8E1F6" w14:textId="77777777" w:rsidR="00A15CCB" w:rsidRDefault="00A15CCB">
            <w:pPr>
              <w:autoSpaceDE w:val="0"/>
              <w:autoSpaceDN w:val="0"/>
            </w:pPr>
          </w:p>
        </w:tc>
        <w:tc>
          <w:tcPr>
            <w:tcW w:w="540" w:type="dxa"/>
            <w:vAlign w:val="center"/>
          </w:tcPr>
          <w:p w14:paraId="5C019B18" w14:textId="77777777" w:rsidR="00A15CCB" w:rsidRDefault="00A15CCB">
            <w:pPr>
              <w:autoSpaceDE w:val="0"/>
              <w:autoSpaceDN w:val="0"/>
            </w:pPr>
          </w:p>
        </w:tc>
        <w:tc>
          <w:tcPr>
            <w:tcW w:w="1282" w:type="dxa"/>
            <w:vAlign w:val="center"/>
          </w:tcPr>
          <w:p w14:paraId="44A7C3F5" w14:textId="77777777" w:rsidR="00A15CCB" w:rsidRDefault="00A15CCB">
            <w:pPr>
              <w:autoSpaceDE w:val="0"/>
              <w:autoSpaceDN w:val="0"/>
            </w:pPr>
          </w:p>
        </w:tc>
        <w:tc>
          <w:tcPr>
            <w:tcW w:w="1024" w:type="dxa"/>
            <w:vAlign w:val="center"/>
          </w:tcPr>
          <w:p w14:paraId="7315587B" w14:textId="77777777" w:rsidR="00A15CCB" w:rsidRDefault="00A15CCB">
            <w:pPr>
              <w:autoSpaceDE w:val="0"/>
              <w:autoSpaceDN w:val="0"/>
            </w:pPr>
          </w:p>
        </w:tc>
        <w:tc>
          <w:tcPr>
            <w:tcW w:w="1057" w:type="dxa"/>
            <w:vAlign w:val="center"/>
          </w:tcPr>
          <w:p w14:paraId="14F055A8" w14:textId="77777777" w:rsidR="00A15CCB" w:rsidRDefault="00A15CCB">
            <w:pPr>
              <w:autoSpaceDE w:val="0"/>
              <w:autoSpaceDN w:val="0"/>
            </w:pPr>
          </w:p>
        </w:tc>
        <w:tc>
          <w:tcPr>
            <w:tcW w:w="1166" w:type="dxa"/>
            <w:vAlign w:val="center"/>
          </w:tcPr>
          <w:p w14:paraId="6312C1F4" w14:textId="77777777" w:rsidR="00A15CCB" w:rsidRDefault="00A15CCB">
            <w:pPr>
              <w:autoSpaceDE w:val="0"/>
              <w:autoSpaceDN w:val="0"/>
            </w:pPr>
          </w:p>
        </w:tc>
        <w:tc>
          <w:tcPr>
            <w:tcW w:w="1046" w:type="dxa"/>
            <w:vAlign w:val="center"/>
          </w:tcPr>
          <w:p w14:paraId="61A7A91F" w14:textId="77777777" w:rsidR="00A15CCB" w:rsidRDefault="00A15CCB">
            <w:pPr>
              <w:autoSpaceDE w:val="0"/>
              <w:autoSpaceDN w:val="0"/>
            </w:pPr>
          </w:p>
        </w:tc>
        <w:tc>
          <w:tcPr>
            <w:tcW w:w="1560" w:type="dxa"/>
            <w:vAlign w:val="center"/>
          </w:tcPr>
          <w:p w14:paraId="780FF149" w14:textId="77777777" w:rsidR="00A15CCB" w:rsidRDefault="00A15CCB">
            <w:pPr>
              <w:autoSpaceDE w:val="0"/>
              <w:autoSpaceDN w:val="0"/>
            </w:pPr>
          </w:p>
        </w:tc>
        <w:tc>
          <w:tcPr>
            <w:tcW w:w="1275" w:type="dxa"/>
            <w:tcBorders>
              <w:right w:val="single" w:sz="4" w:space="0" w:color="auto"/>
            </w:tcBorders>
            <w:vAlign w:val="center"/>
          </w:tcPr>
          <w:p w14:paraId="16A8745C" w14:textId="77777777" w:rsidR="00A15CCB" w:rsidRDefault="00A15CCB">
            <w:pPr>
              <w:autoSpaceDE w:val="0"/>
              <w:autoSpaceDN w:val="0"/>
            </w:pPr>
          </w:p>
        </w:tc>
        <w:tc>
          <w:tcPr>
            <w:tcW w:w="2481" w:type="dxa"/>
            <w:tcBorders>
              <w:left w:val="single" w:sz="4" w:space="0" w:color="auto"/>
            </w:tcBorders>
            <w:vAlign w:val="center"/>
          </w:tcPr>
          <w:p w14:paraId="5784A431" w14:textId="77777777" w:rsidR="00A15CCB" w:rsidRDefault="00A15CCB">
            <w:pPr>
              <w:autoSpaceDE w:val="0"/>
              <w:autoSpaceDN w:val="0"/>
            </w:pPr>
          </w:p>
        </w:tc>
      </w:tr>
      <w:tr w:rsidR="00A15CCB" w14:paraId="52785C9F" w14:textId="77777777">
        <w:trPr>
          <w:cantSplit/>
          <w:trHeight w:val="397"/>
          <w:jc w:val="center"/>
        </w:trPr>
        <w:tc>
          <w:tcPr>
            <w:tcW w:w="3514" w:type="dxa"/>
            <w:gridSpan w:val="2"/>
            <w:vAlign w:val="center"/>
          </w:tcPr>
          <w:p w14:paraId="7574E2A5" w14:textId="77777777" w:rsidR="00A15CCB" w:rsidRDefault="00D976B0">
            <w:pPr>
              <w:autoSpaceDE w:val="0"/>
              <w:autoSpaceDN w:val="0"/>
              <w:jc w:val="center"/>
            </w:pPr>
            <w:r>
              <w:rPr>
                <w:rFonts w:hint="eastAsia"/>
                <w:sz w:val="24"/>
                <w:szCs w:val="24"/>
              </w:rPr>
              <w:t>单价</w:t>
            </w:r>
            <w:r>
              <w:rPr>
                <w:rFonts w:hint="eastAsia"/>
                <w:sz w:val="24"/>
                <w:szCs w:val="24"/>
              </w:rPr>
              <w:t>10</w:t>
            </w:r>
            <w:r>
              <w:rPr>
                <w:rFonts w:hint="eastAsia"/>
                <w:sz w:val="24"/>
                <w:szCs w:val="24"/>
              </w:rPr>
              <w:t>万元以上购置设备合计</w:t>
            </w:r>
          </w:p>
        </w:tc>
        <w:tc>
          <w:tcPr>
            <w:tcW w:w="540" w:type="dxa"/>
            <w:vAlign w:val="center"/>
          </w:tcPr>
          <w:p w14:paraId="2027D904" w14:textId="77777777" w:rsidR="00A15CCB" w:rsidRDefault="00D976B0">
            <w:pPr>
              <w:autoSpaceDE w:val="0"/>
              <w:autoSpaceDN w:val="0"/>
              <w:jc w:val="center"/>
            </w:pPr>
            <w:r>
              <w:rPr>
                <w:rFonts w:hint="eastAsia"/>
                <w:sz w:val="24"/>
                <w:szCs w:val="24"/>
              </w:rPr>
              <w:t>／</w:t>
            </w:r>
          </w:p>
        </w:tc>
        <w:tc>
          <w:tcPr>
            <w:tcW w:w="1282" w:type="dxa"/>
            <w:vAlign w:val="center"/>
          </w:tcPr>
          <w:p w14:paraId="33BD38B5" w14:textId="77777777" w:rsidR="00A15CCB" w:rsidRDefault="00D976B0">
            <w:pPr>
              <w:autoSpaceDE w:val="0"/>
              <w:autoSpaceDN w:val="0"/>
              <w:jc w:val="center"/>
            </w:pPr>
            <w:r>
              <w:rPr>
                <w:rFonts w:hint="eastAsia"/>
                <w:sz w:val="24"/>
                <w:szCs w:val="24"/>
              </w:rPr>
              <w:t>／</w:t>
            </w:r>
          </w:p>
        </w:tc>
        <w:tc>
          <w:tcPr>
            <w:tcW w:w="1024" w:type="dxa"/>
            <w:vAlign w:val="center"/>
          </w:tcPr>
          <w:p w14:paraId="7D3551D0" w14:textId="77777777" w:rsidR="00A15CCB" w:rsidRDefault="00A15CCB">
            <w:pPr>
              <w:autoSpaceDE w:val="0"/>
              <w:autoSpaceDN w:val="0"/>
              <w:jc w:val="center"/>
            </w:pPr>
          </w:p>
        </w:tc>
        <w:tc>
          <w:tcPr>
            <w:tcW w:w="1057" w:type="dxa"/>
            <w:vAlign w:val="center"/>
          </w:tcPr>
          <w:p w14:paraId="0190A582" w14:textId="77777777" w:rsidR="00A15CCB" w:rsidRDefault="00A15CCB">
            <w:pPr>
              <w:autoSpaceDE w:val="0"/>
              <w:autoSpaceDN w:val="0"/>
              <w:jc w:val="center"/>
            </w:pPr>
          </w:p>
        </w:tc>
        <w:tc>
          <w:tcPr>
            <w:tcW w:w="1166" w:type="dxa"/>
            <w:vAlign w:val="center"/>
          </w:tcPr>
          <w:p w14:paraId="252A12F7" w14:textId="77777777" w:rsidR="00A15CCB" w:rsidRDefault="00D976B0">
            <w:pPr>
              <w:autoSpaceDE w:val="0"/>
              <w:autoSpaceDN w:val="0"/>
              <w:jc w:val="center"/>
            </w:pPr>
            <w:r>
              <w:rPr>
                <w:rFonts w:hint="eastAsia"/>
                <w:sz w:val="24"/>
                <w:szCs w:val="24"/>
              </w:rPr>
              <w:t>／</w:t>
            </w:r>
          </w:p>
        </w:tc>
        <w:tc>
          <w:tcPr>
            <w:tcW w:w="1046" w:type="dxa"/>
            <w:vAlign w:val="center"/>
          </w:tcPr>
          <w:p w14:paraId="5A26640C" w14:textId="77777777" w:rsidR="00A15CCB" w:rsidRDefault="00A15CCB">
            <w:pPr>
              <w:autoSpaceDE w:val="0"/>
              <w:autoSpaceDN w:val="0"/>
              <w:jc w:val="center"/>
            </w:pPr>
          </w:p>
        </w:tc>
        <w:tc>
          <w:tcPr>
            <w:tcW w:w="1560" w:type="dxa"/>
            <w:vAlign w:val="center"/>
          </w:tcPr>
          <w:p w14:paraId="0DD90F4B" w14:textId="77777777" w:rsidR="00A15CCB" w:rsidRDefault="00D976B0">
            <w:pPr>
              <w:autoSpaceDE w:val="0"/>
              <w:autoSpaceDN w:val="0"/>
              <w:jc w:val="center"/>
            </w:pPr>
            <w:r>
              <w:rPr>
                <w:rFonts w:hint="eastAsia"/>
                <w:sz w:val="24"/>
                <w:szCs w:val="24"/>
              </w:rPr>
              <w:t>／</w:t>
            </w:r>
          </w:p>
        </w:tc>
        <w:tc>
          <w:tcPr>
            <w:tcW w:w="1275" w:type="dxa"/>
            <w:tcBorders>
              <w:right w:val="single" w:sz="4" w:space="0" w:color="auto"/>
            </w:tcBorders>
            <w:vAlign w:val="center"/>
          </w:tcPr>
          <w:p w14:paraId="5B2C73D5" w14:textId="77777777" w:rsidR="00A15CCB" w:rsidRDefault="00D976B0">
            <w:pPr>
              <w:autoSpaceDE w:val="0"/>
              <w:autoSpaceDN w:val="0"/>
              <w:jc w:val="center"/>
            </w:pPr>
            <w:r>
              <w:rPr>
                <w:rFonts w:hint="eastAsia"/>
                <w:sz w:val="24"/>
                <w:szCs w:val="24"/>
              </w:rPr>
              <w:t>／</w:t>
            </w:r>
          </w:p>
        </w:tc>
        <w:tc>
          <w:tcPr>
            <w:tcW w:w="2481" w:type="dxa"/>
            <w:tcBorders>
              <w:left w:val="single" w:sz="4" w:space="0" w:color="auto"/>
            </w:tcBorders>
          </w:tcPr>
          <w:p w14:paraId="53648613" w14:textId="77777777" w:rsidR="00A15CCB" w:rsidRDefault="00D976B0">
            <w:pPr>
              <w:jc w:val="center"/>
            </w:pPr>
            <w:r>
              <w:rPr>
                <w:rFonts w:hint="eastAsia"/>
                <w:sz w:val="24"/>
                <w:szCs w:val="24"/>
              </w:rPr>
              <w:t>／</w:t>
            </w:r>
          </w:p>
        </w:tc>
      </w:tr>
      <w:tr w:rsidR="00A15CCB" w14:paraId="0CA9CB02" w14:textId="77777777">
        <w:trPr>
          <w:cantSplit/>
          <w:trHeight w:val="397"/>
          <w:jc w:val="center"/>
        </w:trPr>
        <w:tc>
          <w:tcPr>
            <w:tcW w:w="3514" w:type="dxa"/>
            <w:gridSpan w:val="2"/>
            <w:vAlign w:val="center"/>
          </w:tcPr>
          <w:p w14:paraId="6E8611CE" w14:textId="77777777" w:rsidR="00A15CCB" w:rsidRDefault="00D976B0">
            <w:pPr>
              <w:autoSpaceDE w:val="0"/>
              <w:autoSpaceDN w:val="0"/>
              <w:jc w:val="center"/>
            </w:pPr>
            <w:r>
              <w:rPr>
                <w:rFonts w:hint="eastAsia"/>
                <w:sz w:val="24"/>
                <w:szCs w:val="24"/>
              </w:rPr>
              <w:t>单价</w:t>
            </w:r>
            <w:r>
              <w:rPr>
                <w:rFonts w:hint="eastAsia"/>
                <w:sz w:val="24"/>
                <w:szCs w:val="24"/>
              </w:rPr>
              <w:t>10</w:t>
            </w:r>
            <w:r>
              <w:rPr>
                <w:rFonts w:hint="eastAsia"/>
                <w:sz w:val="24"/>
                <w:szCs w:val="24"/>
              </w:rPr>
              <w:t>万元以上研制设备合计</w:t>
            </w:r>
          </w:p>
        </w:tc>
        <w:tc>
          <w:tcPr>
            <w:tcW w:w="540" w:type="dxa"/>
            <w:vAlign w:val="center"/>
          </w:tcPr>
          <w:p w14:paraId="28660812" w14:textId="77777777" w:rsidR="00A15CCB" w:rsidRDefault="00D976B0">
            <w:pPr>
              <w:autoSpaceDE w:val="0"/>
              <w:autoSpaceDN w:val="0"/>
              <w:jc w:val="center"/>
            </w:pPr>
            <w:r>
              <w:rPr>
                <w:rFonts w:hint="eastAsia"/>
                <w:sz w:val="24"/>
                <w:szCs w:val="24"/>
              </w:rPr>
              <w:t>／</w:t>
            </w:r>
          </w:p>
        </w:tc>
        <w:tc>
          <w:tcPr>
            <w:tcW w:w="1282" w:type="dxa"/>
            <w:vAlign w:val="center"/>
          </w:tcPr>
          <w:p w14:paraId="6D50544E" w14:textId="77777777" w:rsidR="00A15CCB" w:rsidRDefault="00D976B0">
            <w:pPr>
              <w:autoSpaceDE w:val="0"/>
              <w:autoSpaceDN w:val="0"/>
              <w:jc w:val="center"/>
            </w:pPr>
            <w:r>
              <w:rPr>
                <w:rFonts w:hint="eastAsia"/>
                <w:sz w:val="24"/>
                <w:szCs w:val="24"/>
              </w:rPr>
              <w:t>／</w:t>
            </w:r>
          </w:p>
        </w:tc>
        <w:tc>
          <w:tcPr>
            <w:tcW w:w="1024" w:type="dxa"/>
            <w:vAlign w:val="center"/>
          </w:tcPr>
          <w:p w14:paraId="3DBF3643" w14:textId="77777777" w:rsidR="00A15CCB" w:rsidRDefault="00A15CCB">
            <w:pPr>
              <w:autoSpaceDE w:val="0"/>
              <w:autoSpaceDN w:val="0"/>
              <w:jc w:val="center"/>
            </w:pPr>
          </w:p>
        </w:tc>
        <w:tc>
          <w:tcPr>
            <w:tcW w:w="1057" w:type="dxa"/>
            <w:vAlign w:val="center"/>
          </w:tcPr>
          <w:p w14:paraId="6B9180FA" w14:textId="77777777" w:rsidR="00A15CCB" w:rsidRDefault="00A15CCB">
            <w:pPr>
              <w:autoSpaceDE w:val="0"/>
              <w:autoSpaceDN w:val="0"/>
              <w:jc w:val="center"/>
            </w:pPr>
          </w:p>
        </w:tc>
        <w:tc>
          <w:tcPr>
            <w:tcW w:w="1166" w:type="dxa"/>
            <w:vAlign w:val="center"/>
          </w:tcPr>
          <w:p w14:paraId="480DF274" w14:textId="77777777" w:rsidR="00A15CCB" w:rsidRDefault="00D976B0">
            <w:pPr>
              <w:autoSpaceDE w:val="0"/>
              <w:autoSpaceDN w:val="0"/>
              <w:jc w:val="center"/>
            </w:pPr>
            <w:r>
              <w:rPr>
                <w:rFonts w:hint="eastAsia"/>
                <w:sz w:val="24"/>
                <w:szCs w:val="24"/>
              </w:rPr>
              <w:t>／</w:t>
            </w:r>
          </w:p>
        </w:tc>
        <w:tc>
          <w:tcPr>
            <w:tcW w:w="1046" w:type="dxa"/>
            <w:vAlign w:val="center"/>
          </w:tcPr>
          <w:p w14:paraId="5A1B1AE4" w14:textId="77777777" w:rsidR="00A15CCB" w:rsidRDefault="00A15CCB">
            <w:pPr>
              <w:autoSpaceDE w:val="0"/>
              <w:autoSpaceDN w:val="0"/>
              <w:jc w:val="center"/>
            </w:pPr>
          </w:p>
        </w:tc>
        <w:tc>
          <w:tcPr>
            <w:tcW w:w="1560" w:type="dxa"/>
            <w:vAlign w:val="center"/>
          </w:tcPr>
          <w:p w14:paraId="5CE372FF" w14:textId="77777777" w:rsidR="00A15CCB" w:rsidRDefault="00D976B0">
            <w:pPr>
              <w:autoSpaceDE w:val="0"/>
              <w:autoSpaceDN w:val="0"/>
              <w:jc w:val="center"/>
            </w:pPr>
            <w:r>
              <w:rPr>
                <w:rFonts w:hint="eastAsia"/>
                <w:sz w:val="24"/>
                <w:szCs w:val="24"/>
              </w:rPr>
              <w:t>／</w:t>
            </w:r>
          </w:p>
        </w:tc>
        <w:tc>
          <w:tcPr>
            <w:tcW w:w="1275" w:type="dxa"/>
            <w:tcBorders>
              <w:right w:val="single" w:sz="4" w:space="0" w:color="auto"/>
            </w:tcBorders>
            <w:vAlign w:val="center"/>
          </w:tcPr>
          <w:p w14:paraId="1CBF7622" w14:textId="77777777" w:rsidR="00A15CCB" w:rsidRDefault="00D976B0">
            <w:pPr>
              <w:autoSpaceDE w:val="0"/>
              <w:autoSpaceDN w:val="0"/>
              <w:jc w:val="center"/>
            </w:pPr>
            <w:r>
              <w:rPr>
                <w:rFonts w:hint="eastAsia"/>
                <w:sz w:val="24"/>
                <w:szCs w:val="24"/>
              </w:rPr>
              <w:t>／</w:t>
            </w:r>
          </w:p>
        </w:tc>
        <w:tc>
          <w:tcPr>
            <w:tcW w:w="2481" w:type="dxa"/>
            <w:tcBorders>
              <w:left w:val="single" w:sz="4" w:space="0" w:color="auto"/>
            </w:tcBorders>
          </w:tcPr>
          <w:p w14:paraId="7823B37D" w14:textId="77777777" w:rsidR="00A15CCB" w:rsidRDefault="00D976B0">
            <w:pPr>
              <w:jc w:val="center"/>
            </w:pPr>
            <w:r>
              <w:rPr>
                <w:rFonts w:hint="eastAsia"/>
                <w:sz w:val="24"/>
                <w:szCs w:val="24"/>
              </w:rPr>
              <w:t>／</w:t>
            </w:r>
          </w:p>
        </w:tc>
      </w:tr>
      <w:tr w:rsidR="00A15CCB" w14:paraId="7898B794" w14:textId="77777777">
        <w:trPr>
          <w:cantSplit/>
          <w:trHeight w:val="397"/>
          <w:jc w:val="center"/>
        </w:trPr>
        <w:tc>
          <w:tcPr>
            <w:tcW w:w="3514" w:type="dxa"/>
            <w:gridSpan w:val="2"/>
            <w:vAlign w:val="center"/>
          </w:tcPr>
          <w:p w14:paraId="68DDC44C" w14:textId="77777777" w:rsidR="00A15CCB" w:rsidRDefault="00D976B0">
            <w:pPr>
              <w:autoSpaceDE w:val="0"/>
              <w:autoSpaceDN w:val="0"/>
              <w:jc w:val="center"/>
            </w:pPr>
            <w:r>
              <w:rPr>
                <w:rFonts w:hint="eastAsia"/>
                <w:sz w:val="24"/>
                <w:szCs w:val="24"/>
              </w:rPr>
              <w:t>单价</w:t>
            </w:r>
            <w:r>
              <w:rPr>
                <w:rFonts w:hint="eastAsia"/>
                <w:sz w:val="24"/>
                <w:szCs w:val="24"/>
              </w:rPr>
              <w:t>10</w:t>
            </w:r>
            <w:r>
              <w:rPr>
                <w:rFonts w:hint="eastAsia"/>
                <w:sz w:val="24"/>
                <w:szCs w:val="24"/>
              </w:rPr>
              <w:t>万元以下购置设备</w:t>
            </w:r>
          </w:p>
        </w:tc>
        <w:tc>
          <w:tcPr>
            <w:tcW w:w="540" w:type="dxa"/>
            <w:vAlign w:val="center"/>
          </w:tcPr>
          <w:p w14:paraId="1EC076C5" w14:textId="77777777" w:rsidR="00A15CCB" w:rsidRDefault="00D976B0">
            <w:pPr>
              <w:autoSpaceDE w:val="0"/>
              <w:autoSpaceDN w:val="0"/>
              <w:jc w:val="center"/>
            </w:pPr>
            <w:r>
              <w:rPr>
                <w:rFonts w:hint="eastAsia"/>
                <w:sz w:val="24"/>
                <w:szCs w:val="24"/>
              </w:rPr>
              <w:t>／</w:t>
            </w:r>
          </w:p>
        </w:tc>
        <w:tc>
          <w:tcPr>
            <w:tcW w:w="1282" w:type="dxa"/>
            <w:vAlign w:val="center"/>
          </w:tcPr>
          <w:p w14:paraId="58993144" w14:textId="77777777" w:rsidR="00A15CCB" w:rsidRDefault="00D976B0">
            <w:pPr>
              <w:autoSpaceDE w:val="0"/>
              <w:autoSpaceDN w:val="0"/>
              <w:jc w:val="center"/>
            </w:pPr>
            <w:r>
              <w:rPr>
                <w:rFonts w:hint="eastAsia"/>
                <w:sz w:val="24"/>
                <w:szCs w:val="24"/>
              </w:rPr>
              <w:t>／</w:t>
            </w:r>
          </w:p>
        </w:tc>
        <w:tc>
          <w:tcPr>
            <w:tcW w:w="1024" w:type="dxa"/>
            <w:vAlign w:val="center"/>
          </w:tcPr>
          <w:p w14:paraId="0803E568" w14:textId="77777777" w:rsidR="00A15CCB" w:rsidRDefault="00A15CCB">
            <w:pPr>
              <w:autoSpaceDE w:val="0"/>
              <w:autoSpaceDN w:val="0"/>
              <w:jc w:val="center"/>
            </w:pPr>
          </w:p>
        </w:tc>
        <w:tc>
          <w:tcPr>
            <w:tcW w:w="1057" w:type="dxa"/>
            <w:vAlign w:val="center"/>
          </w:tcPr>
          <w:p w14:paraId="1884893F" w14:textId="77777777" w:rsidR="00A15CCB" w:rsidRDefault="00A15CCB">
            <w:pPr>
              <w:autoSpaceDE w:val="0"/>
              <w:autoSpaceDN w:val="0"/>
              <w:jc w:val="center"/>
            </w:pPr>
          </w:p>
        </w:tc>
        <w:tc>
          <w:tcPr>
            <w:tcW w:w="1166" w:type="dxa"/>
            <w:vAlign w:val="center"/>
          </w:tcPr>
          <w:p w14:paraId="2F91EDC9" w14:textId="77777777" w:rsidR="00A15CCB" w:rsidRDefault="00D976B0">
            <w:pPr>
              <w:autoSpaceDE w:val="0"/>
              <w:autoSpaceDN w:val="0"/>
              <w:jc w:val="center"/>
            </w:pPr>
            <w:r>
              <w:rPr>
                <w:rFonts w:hint="eastAsia"/>
                <w:sz w:val="24"/>
                <w:szCs w:val="24"/>
              </w:rPr>
              <w:t>／</w:t>
            </w:r>
          </w:p>
        </w:tc>
        <w:tc>
          <w:tcPr>
            <w:tcW w:w="1046" w:type="dxa"/>
            <w:vAlign w:val="center"/>
          </w:tcPr>
          <w:p w14:paraId="0C5BFED5" w14:textId="77777777" w:rsidR="00A15CCB" w:rsidRDefault="00A15CCB">
            <w:pPr>
              <w:autoSpaceDE w:val="0"/>
              <w:autoSpaceDN w:val="0"/>
              <w:jc w:val="center"/>
            </w:pPr>
          </w:p>
        </w:tc>
        <w:tc>
          <w:tcPr>
            <w:tcW w:w="1560" w:type="dxa"/>
            <w:vAlign w:val="center"/>
          </w:tcPr>
          <w:p w14:paraId="404BD771" w14:textId="77777777" w:rsidR="00A15CCB" w:rsidRDefault="00D976B0">
            <w:pPr>
              <w:autoSpaceDE w:val="0"/>
              <w:autoSpaceDN w:val="0"/>
              <w:jc w:val="center"/>
            </w:pPr>
            <w:r>
              <w:rPr>
                <w:rFonts w:hint="eastAsia"/>
                <w:sz w:val="24"/>
                <w:szCs w:val="24"/>
              </w:rPr>
              <w:t>／</w:t>
            </w:r>
          </w:p>
        </w:tc>
        <w:tc>
          <w:tcPr>
            <w:tcW w:w="1275" w:type="dxa"/>
            <w:tcBorders>
              <w:right w:val="single" w:sz="4" w:space="0" w:color="auto"/>
            </w:tcBorders>
            <w:vAlign w:val="center"/>
          </w:tcPr>
          <w:p w14:paraId="3894EE61" w14:textId="77777777" w:rsidR="00A15CCB" w:rsidRDefault="00D976B0">
            <w:pPr>
              <w:autoSpaceDE w:val="0"/>
              <w:autoSpaceDN w:val="0"/>
              <w:jc w:val="center"/>
            </w:pPr>
            <w:r>
              <w:rPr>
                <w:rFonts w:hint="eastAsia"/>
                <w:sz w:val="24"/>
                <w:szCs w:val="24"/>
              </w:rPr>
              <w:t>／</w:t>
            </w:r>
          </w:p>
        </w:tc>
        <w:tc>
          <w:tcPr>
            <w:tcW w:w="2481" w:type="dxa"/>
            <w:tcBorders>
              <w:left w:val="single" w:sz="4" w:space="0" w:color="auto"/>
            </w:tcBorders>
          </w:tcPr>
          <w:p w14:paraId="4489E165" w14:textId="77777777" w:rsidR="00A15CCB" w:rsidRDefault="00D976B0">
            <w:pPr>
              <w:jc w:val="center"/>
            </w:pPr>
            <w:r>
              <w:rPr>
                <w:rFonts w:hint="eastAsia"/>
                <w:sz w:val="24"/>
                <w:szCs w:val="24"/>
              </w:rPr>
              <w:t>／</w:t>
            </w:r>
          </w:p>
        </w:tc>
      </w:tr>
      <w:tr w:rsidR="00A15CCB" w14:paraId="74DE39E9" w14:textId="77777777">
        <w:trPr>
          <w:cantSplit/>
          <w:trHeight w:val="397"/>
          <w:jc w:val="center"/>
        </w:trPr>
        <w:tc>
          <w:tcPr>
            <w:tcW w:w="3514" w:type="dxa"/>
            <w:gridSpan w:val="2"/>
            <w:vAlign w:val="center"/>
          </w:tcPr>
          <w:p w14:paraId="15C7AB72" w14:textId="77777777" w:rsidR="00A15CCB" w:rsidRDefault="00D976B0">
            <w:pPr>
              <w:autoSpaceDE w:val="0"/>
              <w:autoSpaceDN w:val="0"/>
              <w:jc w:val="center"/>
            </w:pPr>
            <w:r>
              <w:rPr>
                <w:rFonts w:hint="eastAsia"/>
                <w:sz w:val="24"/>
                <w:szCs w:val="24"/>
              </w:rPr>
              <w:t>单价</w:t>
            </w:r>
            <w:r>
              <w:rPr>
                <w:rFonts w:hint="eastAsia"/>
                <w:sz w:val="24"/>
                <w:szCs w:val="24"/>
              </w:rPr>
              <w:t>10</w:t>
            </w:r>
            <w:r>
              <w:rPr>
                <w:rFonts w:hint="eastAsia"/>
                <w:sz w:val="24"/>
                <w:szCs w:val="24"/>
              </w:rPr>
              <w:t>万元以下研制设备</w:t>
            </w:r>
          </w:p>
        </w:tc>
        <w:tc>
          <w:tcPr>
            <w:tcW w:w="540" w:type="dxa"/>
            <w:vAlign w:val="center"/>
          </w:tcPr>
          <w:p w14:paraId="2808DF80" w14:textId="77777777" w:rsidR="00A15CCB" w:rsidRDefault="00D976B0">
            <w:pPr>
              <w:autoSpaceDE w:val="0"/>
              <w:autoSpaceDN w:val="0"/>
              <w:jc w:val="center"/>
            </w:pPr>
            <w:r>
              <w:rPr>
                <w:rFonts w:hint="eastAsia"/>
                <w:sz w:val="24"/>
                <w:szCs w:val="24"/>
              </w:rPr>
              <w:t>／</w:t>
            </w:r>
          </w:p>
        </w:tc>
        <w:tc>
          <w:tcPr>
            <w:tcW w:w="1282" w:type="dxa"/>
            <w:vAlign w:val="center"/>
          </w:tcPr>
          <w:p w14:paraId="7772F5FB" w14:textId="77777777" w:rsidR="00A15CCB" w:rsidRDefault="00D976B0">
            <w:pPr>
              <w:autoSpaceDE w:val="0"/>
              <w:autoSpaceDN w:val="0"/>
              <w:jc w:val="center"/>
            </w:pPr>
            <w:r>
              <w:rPr>
                <w:rFonts w:hint="eastAsia"/>
                <w:sz w:val="24"/>
                <w:szCs w:val="24"/>
              </w:rPr>
              <w:t>／</w:t>
            </w:r>
          </w:p>
        </w:tc>
        <w:tc>
          <w:tcPr>
            <w:tcW w:w="1024" w:type="dxa"/>
            <w:vAlign w:val="center"/>
          </w:tcPr>
          <w:p w14:paraId="10539F23" w14:textId="77777777" w:rsidR="00A15CCB" w:rsidRDefault="00A15CCB">
            <w:pPr>
              <w:autoSpaceDE w:val="0"/>
              <w:autoSpaceDN w:val="0"/>
              <w:jc w:val="center"/>
            </w:pPr>
          </w:p>
        </w:tc>
        <w:tc>
          <w:tcPr>
            <w:tcW w:w="1057" w:type="dxa"/>
            <w:vAlign w:val="center"/>
          </w:tcPr>
          <w:p w14:paraId="730CCC6A" w14:textId="77777777" w:rsidR="00A15CCB" w:rsidRDefault="00A15CCB">
            <w:pPr>
              <w:autoSpaceDE w:val="0"/>
              <w:autoSpaceDN w:val="0"/>
              <w:jc w:val="center"/>
            </w:pPr>
          </w:p>
        </w:tc>
        <w:tc>
          <w:tcPr>
            <w:tcW w:w="1166" w:type="dxa"/>
            <w:vAlign w:val="center"/>
          </w:tcPr>
          <w:p w14:paraId="4D0B0262" w14:textId="77777777" w:rsidR="00A15CCB" w:rsidRDefault="00D976B0">
            <w:pPr>
              <w:autoSpaceDE w:val="0"/>
              <w:autoSpaceDN w:val="0"/>
              <w:jc w:val="center"/>
            </w:pPr>
            <w:r>
              <w:rPr>
                <w:rFonts w:hint="eastAsia"/>
                <w:sz w:val="24"/>
                <w:szCs w:val="24"/>
              </w:rPr>
              <w:t>／</w:t>
            </w:r>
          </w:p>
        </w:tc>
        <w:tc>
          <w:tcPr>
            <w:tcW w:w="1046" w:type="dxa"/>
            <w:vAlign w:val="center"/>
          </w:tcPr>
          <w:p w14:paraId="3A673774" w14:textId="77777777" w:rsidR="00A15CCB" w:rsidRDefault="00A15CCB">
            <w:pPr>
              <w:autoSpaceDE w:val="0"/>
              <w:autoSpaceDN w:val="0"/>
              <w:jc w:val="center"/>
            </w:pPr>
          </w:p>
        </w:tc>
        <w:tc>
          <w:tcPr>
            <w:tcW w:w="1560" w:type="dxa"/>
            <w:vAlign w:val="center"/>
          </w:tcPr>
          <w:p w14:paraId="24C72C6B" w14:textId="77777777" w:rsidR="00A15CCB" w:rsidRDefault="00D976B0">
            <w:pPr>
              <w:autoSpaceDE w:val="0"/>
              <w:autoSpaceDN w:val="0"/>
              <w:jc w:val="center"/>
            </w:pPr>
            <w:r>
              <w:rPr>
                <w:rFonts w:hint="eastAsia"/>
                <w:sz w:val="24"/>
                <w:szCs w:val="24"/>
              </w:rPr>
              <w:t>／</w:t>
            </w:r>
          </w:p>
        </w:tc>
        <w:tc>
          <w:tcPr>
            <w:tcW w:w="1275" w:type="dxa"/>
            <w:tcBorders>
              <w:right w:val="single" w:sz="4" w:space="0" w:color="auto"/>
            </w:tcBorders>
            <w:vAlign w:val="center"/>
          </w:tcPr>
          <w:p w14:paraId="07FFBF18" w14:textId="77777777" w:rsidR="00A15CCB" w:rsidRDefault="00D976B0">
            <w:pPr>
              <w:autoSpaceDE w:val="0"/>
              <w:autoSpaceDN w:val="0"/>
              <w:jc w:val="center"/>
            </w:pPr>
            <w:r>
              <w:rPr>
                <w:rFonts w:hint="eastAsia"/>
                <w:sz w:val="24"/>
                <w:szCs w:val="24"/>
              </w:rPr>
              <w:t>／</w:t>
            </w:r>
          </w:p>
        </w:tc>
        <w:tc>
          <w:tcPr>
            <w:tcW w:w="2481" w:type="dxa"/>
            <w:tcBorders>
              <w:left w:val="single" w:sz="4" w:space="0" w:color="auto"/>
            </w:tcBorders>
          </w:tcPr>
          <w:p w14:paraId="7952B45D" w14:textId="77777777" w:rsidR="00A15CCB" w:rsidRDefault="00D976B0">
            <w:pPr>
              <w:jc w:val="center"/>
            </w:pPr>
            <w:r>
              <w:rPr>
                <w:rFonts w:hint="eastAsia"/>
                <w:sz w:val="24"/>
                <w:szCs w:val="24"/>
              </w:rPr>
              <w:t>／</w:t>
            </w:r>
          </w:p>
        </w:tc>
      </w:tr>
      <w:tr w:rsidR="00A15CCB" w14:paraId="567FE2D6" w14:textId="77777777">
        <w:trPr>
          <w:cantSplit/>
          <w:trHeight w:val="397"/>
          <w:jc w:val="center"/>
        </w:trPr>
        <w:tc>
          <w:tcPr>
            <w:tcW w:w="3514" w:type="dxa"/>
            <w:gridSpan w:val="2"/>
            <w:vAlign w:val="center"/>
          </w:tcPr>
          <w:p w14:paraId="0C608FAA" w14:textId="77777777" w:rsidR="00A15CCB" w:rsidRDefault="00D976B0">
            <w:pPr>
              <w:autoSpaceDE w:val="0"/>
              <w:autoSpaceDN w:val="0"/>
              <w:jc w:val="center"/>
            </w:pPr>
            <w:r>
              <w:rPr>
                <w:rFonts w:hint="eastAsia"/>
                <w:sz w:val="24"/>
                <w:szCs w:val="24"/>
              </w:rPr>
              <w:t>累计</w:t>
            </w:r>
          </w:p>
        </w:tc>
        <w:tc>
          <w:tcPr>
            <w:tcW w:w="540" w:type="dxa"/>
            <w:vAlign w:val="center"/>
          </w:tcPr>
          <w:p w14:paraId="6F743583" w14:textId="77777777" w:rsidR="00A15CCB" w:rsidRDefault="00D976B0">
            <w:pPr>
              <w:autoSpaceDE w:val="0"/>
              <w:autoSpaceDN w:val="0"/>
              <w:jc w:val="center"/>
            </w:pPr>
            <w:r>
              <w:rPr>
                <w:rFonts w:hint="eastAsia"/>
                <w:sz w:val="24"/>
                <w:szCs w:val="24"/>
              </w:rPr>
              <w:t>／</w:t>
            </w:r>
          </w:p>
        </w:tc>
        <w:tc>
          <w:tcPr>
            <w:tcW w:w="1282" w:type="dxa"/>
            <w:vAlign w:val="center"/>
          </w:tcPr>
          <w:p w14:paraId="5835CABD" w14:textId="77777777" w:rsidR="00A15CCB" w:rsidRDefault="00D976B0">
            <w:pPr>
              <w:autoSpaceDE w:val="0"/>
              <w:autoSpaceDN w:val="0"/>
              <w:jc w:val="center"/>
            </w:pPr>
            <w:r>
              <w:rPr>
                <w:rFonts w:hint="eastAsia"/>
                <w:sz w:val="24"/>
                <w:szCs w:val="24"/>
              </w:rPr>
              <w:t>／</w:t>
            </w:r>
          </w:p>
        </w:tc>
        <w:tc>
          <w:tcPr>
            <w:tcW w:w="1024" w:type="dxa"/>
            <w:vAlign w:val="center"/>
          </w:tcPr>
          <w:p w14:paraId="22AFA115" w14:textId="77777777" w:rsidR="00A15CCB" w:rsidRDefault="00A15CCB">
            <w:pPr>
              <w:autoSpaceDE w:val="0"/>
              <w:autoSpaceDN w:val="0"/>
              <w:jc w:val="center"/>
            </w:pPr>
          </w:p>
        </w:tc>
        <w:tc>
          <w:tcPr>
            <w:tcW w:w="1057" w:type="dxa"/>
            <w:vAlign w:val="center"/>
          </w:tcPr>
          <w:p w14:paraId="46C37619" w14:textId="77777777" w:rsidR="00A15CCB" w:rsidRDefault="00A15CCB">
            <w:pPr>
              <w:autoSpaceDE w:val="0"/>
              <w:autoSpaceDN w:val="0"/>
              <w:jc w:val="center"/>
            </w:pPr>
          </w:p>
        </w:tc>
        <w:tc>
          <w:tcPr>
            <w:tcW w:w="1166" w:type="dxa"/>
          </w:tcPr>
          <w:p w14:paraId="53968442" w14:textId="77777777" w:rsidR="00A15CCB" w:rsidRDefault="00D976B0">
            <w:pPr>
              <w:jc w:val="center"/>
            </w:pPr>
            <w:r>
              <w:rPr>
                <w:rFonts w:hint="eastAsia"/>
                <w:sz w:val="24"/>
                <w:szCs w:val="24"/>
              </w:rPr>
              <w:t>／</w:t>
            </w:r>
          </w:p>
        </w:tc>
        <w:tc>
          <w:tcPr>
            <w:tcW w:w="1046" w:type="dxa"/>
          </w:tcPr>
          <w:p w14:paraId="505CB663" w14:textId="77777777" w:rsidR="00A15CCB" w:rsidRDefault="00A15CCB">
            <w:pPr>
              <w:jc w:val="center"/>
            </w:pPr>
          </w:p>
        </w:tc>
        <w:tc>
          <w:tcPr>
            <w:tcW w:w="1560" w:type="dxa"/>
            <w:vAlign w:val="center"/>
          </w:tcPr>
          <w:p w14:paraId="0FCDC8B6" w14:textId="77777777" w:rsidR="00A15CCB" w:rsidRDefault="00D976B0">
            <w:pPr>
              <w:autoSpaceDE w:val="0"/>
              <w:autoSpaceDN w:val="0"/>
              <w:jc w:val="center"/>
            </w:pPr>
            <w:r>
              <w:rPr>
                <w:rFonts w:hint="eastAsia"/>
                <w:sz w:val="24"/>
                <w:szCs w:val="24"/>
              </w:rPr>
              <w:t>／</w:t>
            </w:r>
          </w:p>
        </w:tc>
        <w:tc>
          <w:tcPr>
            <w:tcW w:w="1275" w:type="dxa"/>
            <w:tcBorders>
              <w:right w:val="single" w:sz="4" w:space="0" w:color="auto"/>
            </w:tcBorders>
            <w:vAlign w:val="center"/>
          </w:tcPr>
          <w:p w14:paraId="6499B24D" w14:textId="77777777" w:rsidR="00A15CCB" w:rsidRDefault="00D976B0">
            <w:pPr>
              <w:autoSpaceDE w:val="0"/>
              <w:autoSpaceDN w:val="0"/>
              <w:jc w:val="center"/>
            </w:pPr>
            <w:r>
              <w:rPr>
                <w:rFonts w:hint="eastAsia"/>
                <w:sz w:val="24"/>
                <w:szCs w:val="24"/>
              </w:rPr>
              <w:t>／</w:t>
            </w:r>
          </w:p>
        </w:tc>
        <w:tc>
          <w:tcPr>
            <w:tcW w:w="2481" w:type="dxa"/>
            <w:tcBorders>
              <w:left w:val="single" w:sz="4" w:space="0" w:color="auto"/>
            </w:tcBorders>
          </w:tcPr>
          <w:p w14:paraId="775A190C" w14:textId="77777777" w:rsidR="00A15CCB" w:rsidRDefault="00D976B0">
            <w:pPr>
              <w:jc w:val="center"/>
            </w:pPr>
            <w:r>
              <w:rPr>
                <w:rFonts w:hint="eastAsia"/>
                <w:sz w:val="24"/>
                <w:szCs w:val="24"/>
              </w:rPr>
              <w:t>／</w:t>
            </w:r>
          </w:p>
        </w:tc>
      </w:tr>
    </w:tbl>
    <w:p w14:paraId="032E00CA" w14:textId="77777777" w:rsidR="00A15CCB" w:rsidRDefault="00A15CCB">
      <w:pPr>
        <w:autoSpaceDE w:val="0"/>
        <w:autoSpaceDN w:val="0"/>
        <w:spacing w:line="300" w:lineRule="auto"/>
        <w:jc w:val="right"/>
      </w:pPr>
    </w:p>
    <w:p w14:paraId="16E0FF15" w14:textId="77777777" w:rsidR="00A15CCB" w:rsidRDefault="00A15CCB">
      <w:pPr>
        <w:ind w:firstLineChars="1600" w:firstLine="4480"/>
        <w:rPr>
          <w:rFonts w:eastAsia="黑体" w:hint="eastAsia"/>
          <w:sz w:val="28"/>
        </w:rPr>
        <w:sectPr w:rsidR="00A15CCB">
          <w:pgSz w:w="16838" w:h="11906" w:orient="landscape"/>
          <w:pgMar w:top="1797" w:right="1440" w:bottom="1797" w:left="1440" w:header="851" w:footer="992" w:gutter="0"/>
          <w:cols w:space="425"/>
          <w:docGrid w:type="lines" w:linePitch="312"/>
        </w:sectPr>
      </w:pPr>
    </w:p>
    <w:p w14:paraId="50A676DC" w14:textId="77777777" w:rsidR="00A15CCB" w:rsidRDefault="00D976B0">
      <w:pPr>
        <w:spacing w:afterLines="50" w:after="156" w:line="400" w:lineRule="exact"/>
        <w:jc w:val="center"/>
        <w:rPr>
          <w:sz w:val="30"/>
          <w:szCs w:val="30"/>
        </w:rPr>
      </w:pPr>
      <w:r>
        <w:rPr>
          <w:rFonts w:eastAsia="黑体" w:hint="eastAsia"/>
          <w:sz w:val="30"/>
          <w:szCs w:val="30"/>
        </w:rPr>
        <w:lastRenderedPageBreak/>
        <w:t>购置（研制）大型设备申请书</w:t>
      </w:r>
    </w:p>
    <w:p w14:paraId="1D2AC98A" w14:textId="77777777" w:rsidR="00A15CCB" w:rsidRDefault="00D976B0">
      <w:pPr>
        <w:snapToGrid w:val="0"/>
        <w:spacing w:after="50" w:line="400" w:lineRule="exact"/>
        <w:ind w:firstLine="560"/>
        <w:rPr>
          <w:sz w:val="28"/>
          <w:szCs w:val="28"/>
        </w:rPr>
      </w:pPr>
      <w:r>
        <w:rPr>
          <w:rFonts w:hint="eastAsia"/>
          <w:sz w:val="28"/>
          <w:szCs w:val="28"/>
        </w:rPr>
        <w:t>当申请的单台设备价值达到或超过</w:t>
      </w:r>
      <w:r>
        <w:rPr>
          <w:rFonts w:hint="eastAsia"/>
          <w:sz w:val="28"/>
          <w:szCs w:val="28"/>
        </w:rPr>
        <w:t>100</w:t>
      </w:r>
      <w:r>
        <w:rPr>
          <w:rFonts w:hint="eastAsia"/>
          <w:sz w:val="28"/>
          <w:szCs w:val="28"/>
        </w:rPr>
        <w:t>万元人民币时，必须编制大型设备申请书。大型设备申请书内容要求如下：</w:t>
      </w:r>
    </w:p>
    <w:p w14:paraId="0D827107" w14:textId="77777777" w:rsidR="00A15CCB" w:rsidRDefault="00D976B0">
      <w:pPr>
        <w:snapToGrid w:val="0"/>
        <w:spacing w:after="50" w:line="400" w:lineRule="exact"/>
        <w:rPr>
          <w:sz w:val="28"/>
          <w:szCs w:val="28"/>
        </w:rPr>
      </w:pPr>
      <w:r>
        <w:rPr>
          <w:rFonts w:hint="eastAsia"/>
          <w:b/>
          <w:sz w:val="28"/>
          <w:szCs w:val="28"/>
        </w:rPr>
        <w:t>一、设备基本情况</w:t>
      </w:r>
    </w:p>
    <w:tbl>
      <w:tblPr>
        <w:tblW w:w="8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7"/>
      </w:tblGrid>
      <w:tr w:rsidR="00A15CCB" w14:paraId="3197C829" w14:textId="77777777">
        <w:trPr>
          <w:trHeight w:val="400"/>
          <w:jc w:val="center"/>
        </w:trPr>
        <w:tc>
          <w:tcPr>
            <w:tcW w:w="8957" w:type="dxa"/>
            <w:vAlign w:val="center"/>
          </w:tcPr>
          <w:p w14:paraId="6036CE5E" w14:textId="77777777" w:rsidR="00A15CCB" w:rsidRDefault="00D976B0">
            <w:pPr>
              <w:snapToGrid w:val="0"/>
              <w:spacing w:line="400" w:lineRule="exact"/>
              <w:ind w:left="198"/>
            </w:pPr>
            <w:r>
              <w:rPr>
                <w:rFonts w:hint="eastAsia"/>
                <w:sz w:val="24"/>
                <w:szCs w:val="24"/>
              </w:rPr>
              <w:t>项目编号：</w:t>
            </w:r>
            <w:r>
              <w:rPr>
                <w:rFonts w:hint="eastAsia"/>
                <w:sz w:val="24"/>
                <w:szCs w:val="24"/>
              </w:rPr>
              <w:t xml:space="preserve">               </w:t>
            </w:r>
            <w:r>
              <w:rPr>
                <w:rFonts w:hint="eastAsia"/>
                <w:sz w:val="24"/>
                <w:szCs w:val="24"/>
              </w:rPr>
              <w:t>项目名称：</w:t>
            </w:r>
          </w:p>
        </w:tc>
      </w:tr>
      <w:tr w:rsidR="00A15CCB" w14:paraId="79E7C858" w14:textId="77777777">
        <w:trPr>
          <w:trHeight w:val="400"/>
          <w:jc w:val="center"/>
        </w:trPr>
        <w:tc>
          <w:tcPr>
            <w:tcW w:w="8957" w:type="dxa"/>
            <w:vAlign w:val="center"/>
          </w:tcPr>
          <w:p w14:paraId="26E6A8D5" w14:textId="77777777" w:rsidR="00A15CCB" w:rsidRDefault="00D976B0">
            <w:pPr>
              <w:snapToGrid w:val="0"/>
              <w:spacing w:line="400" w:lineRule="exact"/>
              <w:ind w:left="198"/>
            </w:pPr>
            <w:r>
              <w:rPr>
                <w:rFonts w:hint="eastAsia"/>
                <w:sz w:val="24"/>
                <w:szCs w:val="24"/>
              </w:rPr>
              <w:t>设备名称：</w:t>
            </w:r>
            <w:r>
              <w:rPr>
                <w:rFonts w:hint="eastAsia"/>
                <w:sz w:val="24"/>
                <w:szCs w:val="24"/>
              </w:rPr>
              <w:t xml:space="preserve">                                          </w:t>
            </w:r>
            <w:r>
              <w:rPr>
                <w:rFonts w:hint="eastAsia"/>
                <w:sz w:val="24"/>
                <w:szCs w:val="24"/>
              </w:rPr>
              <w:t>购置□</w:t>
            </w:r>
            <w:r>
              <w:rPr>
                <w:rFonts w:hint="eastAsia"/>
                <w:sz w:val="24"/>
                <w:szCs w:val="24"/>
              </w:rPr>
              <w:t xml:space="preserve">   </w:t>
            </w:r>
            <w:r>
              <w:rPr>
                <w:rFonts w:hint="eastAsia"/>
                <w:sz w:val="24"/>
                <w:szCs w:val="24"/>
              </w:rPr>
              <w:t>研制□</w:t>
            </w:r>
          </w:p>
        </w:tc>
      </w:tr>
      <w:tr w:rsidR="00A15CCB" w14:paraId="2C941C53" w14:textId="77777777">
        <w:trPr>
          <w:trHeight w:val="400"/>
          <w:jc w:val="center"/>
        </w:trPr>
        <w:tc>
          <w:tcPr>
            <w:tcW w:w="8957" w:type="dxa"/>
            <w:vAlign w:val="center"/>
          </w:tcPr>
          <w:p w14:paraId="4BFDD76C" w14:textId="77777777" w:rsidR="00A15CCB" w:rsidRDefault="00D976B0">
            <w:pPr>
              <w:snapToGrid w:val="0"/>
              <w:spacing w:line="400" w:lineRule="exact"/>
              <w:ind w:left="198"/>
            </w:pPr>
            <w:r>
              <w:rPr>
                <w:rFonts w:hint="eastAsia"/>
                <w:sz w:val="24"/>
                <w:szCs w:val="24"/>
              </w:rPr>
              <w:t>备选设备型号及生产国别：</w:t>
            </w:r>
          </w:p>
          <w:p w14:paraId="643E2306" w14:textId="77777777" w:rsidR="00A15CCB" w:rsidRDefault="00D976B0">
            <w:pPr>
              <w:snapToGrid w:val="0"/>
              <w:spacing w:line="400" w:lineRule="exact"/>
              <w:ind w:left="198"/>
            </w:pPr>
            <w:r>
              <w:rPr>
                <w:rFonts w:hint="eastAsia"/>
                <w:sz w:val="24"/>
                <w:szCs w:val="24"/>
              </w:rPr>
              <w:t>（</w:t>
            </w:r>
            <w:r>
              <w:rPr>
                <w:rFonts w:hint="eastAsia"/>
                <w:sz w:val="24"/>
                <w:szCs w:val="24"/>
              </w:rPr>
              <w:t>1</w:t>
            </w:r>
            <w:r>
              <w:rPr>
                <w:rFonts w:hint="eastAsia"/>
                <w:sz w:val="24"/>
                <w:szCs w:val="24"/>
              </w:rPr>
              <w:t>）</w:t>
            </w:r>
          </w:p>
          <w:p w14:paraId="3ED28063" w14:textId="77777777" w:rsidR="00A15CCB" w:rsidRDefault="00D976B0">
            <w:pPr>
              <w:snapToGrid w:val="0"/>
              <w:spacing w:line="400" w:lineRule="exact"/>
              <w:ind w:left="198"/>
            </w:pPr>
            <w:r>
              <w:rPr>
                <w:rFonts w:hint="eastAsia"/>
                <w:sz w:val="24"/>
                <w:szCs w:val="24"/>
              </w:rPr>
              <w:t>（</w:t>
            </w:r>
            <w:r>
              <w:rPr>
                <w:rFonts w:hint="eastAsia"/>
                <w:sz w:val="24"/>
                <w:szCs w:val="24"/>
              </w:rPr>
              <w:t>2</w:t>
            </w:r>
            <w:r>
              <w:rPr>
                <w:rFonts w:hint="eastAsia"/>
                <w:sz w:val="24"/>
                <w:szCs w:val="24"/>
              </w:rPr>
              <w:t>）</w:t>
            </w:r>
          </w:p>
        </w:tc>
      </w:tr>
      <w:tr w:rsidR="00A15CCB" w14:paraId="6EA7A00B" w14:textId="77777777">
        <w:trPr>
          <w:trHeight w:val="400"/>
          <w:jc w:val="center"/>
        </w:trPr>
        <w:tc>
          <w:tcPr>
            <w:tcW w:w="8957" w:type="dxa"/>
            <w:vAlign w:val="center"/>
          </w:tcPr>
          <w:p w14:paraId="490F6522" w14:textId="77777777" w:rsidR="00A15CCB" w:rsidRDefault="00D976B0">
            <w:pPr>
              <w:snapToGrid w:val="0"/>
              <w:spacing w:line="400" w:lineRule="exact"/>
              <w:ind w:left="198"/>
            </w:pPr>
            <w:r>
              <w:rPr>
                <w:rFonts w:hint="eastAsia"/>
                <w:sz w:val="24"/>
                <w:szCs w:val="24"/>
              </w:rPr>
              <w:t>主要技术性能指标：</w:t>
            </w:r>
          </w:p>
        </w:tc>
      </w:tr>
      <w:tr w:rsidR="00A15CCB" w14:paraId="19F07BF1" w14:textId="77777777">
        <w:trPr>
          <w:trHeight w:val="400"/>
          <w:jc w:val="center"/>
        </w:trPr>
        <w:tc>
          <w:tcPr>
            <w:tcW w:w="8957" w:type="dxa"/>
            <w:vAlign w:val="center"/>
          </w:tcPr>
          <w:p w14:paraId="2FB3A5E8" w14:textId="77777777" w:rsidR="00A15CCB" w:rsidRDefault="00D976B0">
            <w:pPr>
              <w:snapToGrid w:val="0"/>
              <w:spacing w:line="400" w:lineRule="exact"/>
              <w:ind w:left="198"/>
            </w:pPr>
            <w:r>
              <w:rPr>
                <w:rFonts w:hint="eastAsia"/>
                <w:sz w:val="24"/>
                <w:szCs w:val="24"/>
              </w:rPr>
              <w:t>单价：</w:t>
            </w:r>
            <w:r>
              <w:rPr>
                <w:rFonts w:hint="eastAsia"/>
                <w:sz w:val="24"/>
                <w:szCs w:val="24"/>
              </w:rPr>
              <w:t xml:space="preserve">         </w:t>
            </w:r>
            <w:r>
              <w:rPr>
                <w:rFonts w:hint="eastAsia"/>
                <w:sz w:val="24"/>
                <w:szCs w:val="24"/>
              </w:rPr>
              <w:t>（万元）</w:t>
            </w:r>
            <w:r>
              <w:rPr>
                <w:rFonts w:hint="eastAsia"/>
                <w:sz w:val="24"/>
                <w:szCs w:val="24"/>
              </w:rPr>
              <w:t xml:space="preserve">  </w:t>
            </w:r>
            <w:r>
              <w:rPr>
                <w:rFonts w:hint="eastAsia"/>
                <w:sz w:val="24"/>
                <w:szCs w:val="24"/>
              </w:rPr>
              <w:t>设备数量：</w:t>
            </w:r>
            <w:r>
              <w:rPr>
                <w:rFonts w:hint="eastAsia"/>
                <w:sz w:val="24"/>
                <w:szCs w:val="24"/>
              </w:rPr>
              <w:t xml:space="preserve">            </w:t>
            </w:r>
            <w:r>
              <w:rPr>
                <w:rFonts w:hint="eastAsia"/>
                <w:sz w:val="24"/>
                <w:szCs w:val="24"/>
              </w:rPr>
              <w:t>设备总价：</w:t>
            </w:r>
            <w:r>
              <w:rPr>
                <w:rFonts w:hint="eastAsia"/>
                <w:sz w:val="24"/>
                <w:szCs w:val="24"/>
              </w:rPr>
              <w:t xml:space="preserve">    </w:t>
            </w:r>
            <w:r>
              <w:rPr>
                <w:rFonts w:hint="eastAsia"/>
                <w:sz w:val="24"/>
                <w:szCs w:val="24"/>
              </w:rPr>
              <w:t>（万元）</w:t>
            </w:r>
          </w:p>
        </w:tc>
      </w:tr>
      <w:tr w:rsidR="00A15CCB" w14:paraId="6A15EB34" w14:textId="77777777">
        <w:trPr>
          <w:trHeight w:val="400"/>
          <w:jc w:val="center"/>
        </w:trPr>
        <w:tc>
          <w:tcPr>
            <w:tcW w:w="8957" w:type="dxa"/>
            <w:vAlign w:val="center"/>
          </w:tcPr>
          <w:p w14:paraId="39CF8B0B" w14:textId="77777777" w:rsidR="00A15CCB" w:rsidRDefault="00D976B0">
            <w:pPr>
              <w:snapToGrid w:val="0"/>
              <w:spacing w:line="400" w:lineRule="exact"/>
              <w:ind w:left="198"/>
            </w:pPr>
            <w:r>
              <w:rPr>
                <w:rFonts w:hint="eastAsia"/>
                <w:sz w:val="24"/>
                <w:szCs w:val="24"/>
              </w:rPr>
              <w:t>设备安置单位：</w:t>
            </w:r>
            <w:r>
              <w:rPr>
                <w:rFonts w:hint="eastAsia"/>
                <w:sz w:val="24"/>
                <w:szCs w:val="24"/>
              </w:rPr>
              <w:t xml:space="preserve">                      </w:t>
            </w:r>
          </w:p>
        </w:tc>
      </w:tr>
      <w:tr w:rsidR="00A15CCB" w14:paraId="49FA50A8" w14:textId="77777777">
        <w:trPr>
          <w:trHeight w:val="400"/>
          <w:jc w:val="center"/>
        </w:trPr>
        <w:tc>
          <w:tcPr>
            <w:tcW w:w="8957" w:type="dxa"/>
            <w:vAlign w:val="center"/>
          </w:tcPr>
          <w:p w14:paraId="65ED0B4C" w14:textId="77777777" w:rsidR="00A15CCB" w:rsidRDefault="00D976B0">
            <w:pPr>
              <w:snapToGrid w:val="0"/>
              <w:spacing w:line="400" w:lineRule="exact"/>
              <w:ind w:left="198"/>
            </w:pPr>
            <w:r>
              <w:rPr>
                <w:rFonts w:hint="eastAsia"/>
                <w:sz w:val="24"/>
                <w:szCs w:val="24"/>
              </w:rPr>
              <w:t>设备共享范围：</w:t>
            </w:r>
            <w:r>
              <w:rPr>
                <w:rFonts w:hint="eastAsia"/>
                <w:sz w:val="24"/>
                <w:szCs w:val="24"/>
              </w:rPr>
              <w:t xml:space="preserve">     </w:t>
            </w:r>
          </w:p>
          <w:p w14:paraId="51D7418B" w14:textId="77777777" w:rsidR="00A15CCB" w:rsidRDefault="00D976B0">
            <w:pPr>
              <w:snapToGrid w:val="0"/>
              <w:spacing w:line="400" w:lineRule="exact"/>
              <w:ind w:left="198"/>
            </w:pPr>
            <w:r>
              <w:rPr>
                <w:rFonts w:hint="eastAsia"/>
                <w:sz w:val="24"/>
                <w:szCs w:val="24"/>
              </w:rPr>
              <w:t>全国共享□</w:t>
            </w:r>
            <w:r>
              <w:rPr>
                <w:rFonts w:hint="eastAsia"/>
                <w:sz w:val="24"/>
                <w:szCs w:val="24"/>
              </w:rPr>
              <w:t xml:space="preserve">   </w:t>
            </w:r>
            <w:r>
              <w:rPr>
                <w:rFonts w:hint="eastAsia"/>
                <w:sz w:val="24"/>
                <w:szCs w:val="24"/>
              </w:rPr>
              <w:t>设备安置单位内部共享□</w:t>
            </w:r>
            <w:r>
              <w:rPr>
                <w:rFonts w:hint="eastAsia"/>
                <w:sz w:val="24"/>
                <w:szCs w:val="24"/>
              </w:rPr>
              <w:t xml:space="preserve">   </w:t>
            </w:r>
            <w:r>
              <w:rPr>
                <w:rFonts w:hint="eastAsia"/>
                <w:sz w:val="24"/>
                <w:szCs w:val="24"/>
              </w:rPr>
              <w:t>项目内部共享□</w:t>
            </w:r>
            <w:r>
              <w:rPr>
                <w:rFonts w:hint="eastAsia"/>
                <w:sz w:val="24"/>
                <w:szCs w:val="24"/>
              </w:rPr>
              <w:t xml:space="preserve">   </w:t>
            </w:r>
            <w:r>
              <w:rPr>
                <w:rFonts w:hint="eastAsia"/>
                <w:sz w:val="24"/>
                <w:szCs w:val="24"/>
              </w:rPr>
              <w:t>任务内部共享□</w:t>
            </w:r>
          </w:p>
        </w:tc>
      </w:tr>
    </w:tbl>
    <w:p w14:paraId="22F50ABC" w14:textId="77777777" w:rsidR="00A15CCB" w:rsidRDefault="00D976B0">
      <w:pPr>
        <w:snapToGrid w:val="0"/>
        <w:spacing w:before="60" w:after="50" w:line="400" w:lineRule="exact"/>
        <w:rPr>
          <w:b/>
          <w:sz w:val="28"/>
          <w:szCs w:val="28"/>
        </w:rPr>
      </w:pPr>
      <w:r>
        <w:rPr>
          <w:rFonts w:hint="eastAsia"/>
          <w:b/>
          <w:sz w:val="28"/>
          <w:szCs w:val="28"/>
        </w:rPr>
        <w:t>二、购置</w:t>
      </w:r>
      <w:r>
        <w:rPr>
          <w:rFonts w:hint="eastAsia"/>
          <w:b/>
          <w:sz w:val="28"/>
          <w:szCs w:val="28"/>
        </w:rPr>
        <w:t>/</w:t>
      </w:r>
      <w:r>
        <w:rPr>
          <w:rFonts w:hint="eastAsia"/>
          <w:b/>
          <w:sz w:val="28"/>
          <w:szCs w:val="28"/>
        </w:rPr>
        <w:t>研制该设备的必要性</w:t>
      </w:r>
    </w:p>
    <w:p w14:paraId="2DA98FA3" w14:textId="77777777" w:rsidR="00A15CCB" w:rsidRDefault="00D976B0">
      <w:pPr>
        <w:snapToGrid w:val="0"/>
        <w:spacing w:before="120" w:after="50" w:line="400" w:lineRule="exact"/>
        <w:rPr>
          <w:sz w:val="28"/>
          <w:szCs w:val="28"/>
        </w:rPr>
      </w:pPr>
      <w:r>
        <w:rPr>
          <w:sz w:val="28"/>
          <w:szCs w:val="28"/>
        </w:rPr>
        <w:t xml:space="preserve">    </w:t>
      </w:r>
      <w:r>
        <w:rPr>
          <w:rFonts w:hint="eastAsia"/>
          <w:sz w:val="28"/>
          <w:szCs w:val="28"/>
        </w:rPr>
        <w:t>包括所申请购置</w:t>
      </w:r>
      <w:r>
        <w:rPr>
          <w:rFonts w:hint="eastAsia"/>
          <w:sz w:val="28"/>
          <w:szCs w:val="28"/>
        </w:rPr>
        <w:t>/</w:t>
      </w:r>
      <w:r>
        <w:rPr>
          <w:rFonts w:hint="eastAsia"/>
          <w:sz w:val="28"/>
          <w:szCs w:val="28"/>
        </w:rPr>
        <w:t>研制的大型设备的用途；设备与研究任务的关系；该类设备在国内外的分布和应用情况以及近年来的发展趋势；项目承担单位的现有设备条件及与所申请设备的关系、设备使用率、与国内其他单位共享的可能性等需要说明的问题；研制设备还必须说明研制方法、技术路线、研制周期、参加人员以及研制成功的可能性。</w:t>
      </w:r>
    </w:p>
    <w:p w14:paraId="5CF822AD" w14:textId="77777777" w:rsidR="00A15CCB" w:rsidRDefault="00D976B0">
      <w:pPr>
        <w:snapToGrid w:val="0"/>
        <w:spacing w:before="60" w:after="50" w:line="400" w:lineRule="exact"/>
        <w:rPr>
          <w:b/>
          <w:sz w:val="28"/>
          <w:szCs w:val="28"/>
        </w:rPr>
      </w:pPr>
      <w:r>
        <w:rPr>
          <w:rFonts w:hint="eastAsia"/>
          <w:b/>
          <w:sz w:val="28"/>
          <w:szCs w:val="28"/>
        </w:rPr>
        <w:t>三、设备使用计划</w:t>
      </w:r>
    </w:p>
    <w:p w14:paraId="3657251C" w14:textId="77777777" w:rsidR="00A15CCB" w:rsidRDefault="00D976B0">
      <w:pPr>
        <w:snapToGrid w:val="0"/>
        <w:spacing w:before="120" w:after="50" w:line="400" w:lineRule="exact"/>
        <w:rPr>
          <w:sz w:val="28"/>
          <w:szCs w:val="28"/>
        </w:rPr>
      </w:pPr>
      <w:r>
        <w:rPr>
          <w:sz w:val="28"/>
          <w:szCs w:val="28"/>
        </w:rPr>
        <w:t xml:space="preserve">    </w:t>
      </w:r>
      <w:r>
        <w:rPr>
          <w:rFonts w:hint="eastAsia"/>
          <w:sz w:val="28"/>
          <w:szCs w:val="28"/>
        </w:rPr>
        <w:t>包括与该购置</w:t>
      </w:r>
      <w:r>
        <w:rPr>
          <w:rFonts w:hint="eastAsia"/>
          <w:sz w:val="28"/>
          <w:szCs w:val="28"/>
        </w:rPr>
        <w:t>/</w:t>
      </w:r>
      <w:r>
        <w:rPr>
          <w:rFonts w:hint="eastAsia"/>
          <w:sz w:val="28"/>
          <w:szCs w:val="28"/>
        </w:rPr>
        <w:t>研制设备相关的任务和单位的情况、设备安置地点和管理运行单位的情况、安装运行条件、管理方式和设备共享的范围及可能性等其他需要说明的问题。</w:t>
      </w:r>
    </w:p>
    <w:p w14:paraId="483769FB" w14:textId="77777777" w:rsidR="00A15CCB" w:rsidRDefault="00D976B0">
      <w:pPr>
        <w:snapToGrid w:val="0"/>
        <w:spacing w:before="60" w:after="50" w:line="400" w:lineRule="exact"/>
        <w:rPr>
          <w:b/>
          <w:sz w:val="28"/>
          <w:szCs w:val="28"/>
        </w:rPr>
      </w:pPr>
      <w:r>
        <w:rPr>
          <w:rFonts w:hint="eastAsia"/>
          <w:b/>
          <w:sz w:val="28"/>
          <w:szCs w:val="28"/>
        </w:rPr>
        <w:t>四、设备选型和配置以及经费预算</w:t>
      </w:r>
    </w:p>
    <w:p w14:paraId="10E98E9D" w14:textId="77777777" w:rsidR="00A15CCB" w:rsidRDefault="00D976B0">
      <w:pPr>
        <w:snapToGrid w:val="0"/>
        <w:spacing w:before="120" w:after="50" w:line="400" w:lineRule="exact"/>
        <w:rPr>
          <w:rFonts w:asciiTheme="minorEastAsia" w:eastAsiaTheme="minorEastAsia" w:hAnsiTheme="minorEastAsia"/>
          <w:sz w:val="28"/>
          <w:szCs w:val="28"/>
        </w:rPr>
      </w:pP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包括所申请购置/研制设备及其部件的名称、型号、性能指标、生产国别或地区、价格、项目经费申请额度、设备及部件在同类设备部件中的档次及理由、从国外进口的理由等其他需要说明的问题；研制设备还必须对完成整台设备研制所需要的全部成本进行分析说明。</w:t>
      </w:r>
    </w:p>
    <w:p w14:paraId="6B10DB00" w14:textId="77777777" w:rsidR="00A15CCB" w:rsidRDefault="00D976B0">
      <w:pPr>
        <w:snapToGrid w:val="0"/>
        <w:spacing w:before="60" w:after="50" w:line="400" w:lineRule="exact"/>
        <w:rPr>
          <w:b/>
          <w:sz w:val="28"/>
          <w:szCs w:val="28"/>
        </w:rPr>
      </w:pPr>
      <w:r>
        <w:rPr>
          <w:rFonts w:hint="eastAsia"/>
          <w:b/>
          <w:sz w:val="28"/>
          <w:szCs w:val="28"/>
        </w:rPr>
        <w:t>五、设备主要生产厂家的情况</w:t>
      </w:r>
    </w:p>
    <w:p w14:paraId="00AE7129" w14:textId="77777777" w:rsidR="00A15CCB" w:rsidRDefault="00D976B0">
      <w:pPr>
        <w:snapToGrid w:val="0"/>
        <w:spacing w:before="120" w:after="50" w:line="400" w:lineRule="exact"/>
        <w:rPr>
          <w:rFonts w:asciiTheme="minorEastAsia" w:eastAsiaTheme="minorEastAsia" w:hAnsiTheme="minorEastAsia"/>
          <w:sz w:val="24"/>
        </w:rPr>
        <w:sectPr w:rsidR="00A15CCB">
          <w:pgSz w:w="11906" w:h="16838"/>
          <w:pgMar w:top="1440" w:right="1797" w:bottom="1440" w:left="1797" w:header="851" w:footer="992" w:gutter="0"/>
          <w:cols w:space="425"/>
          <w:docGrid w:type="lines" w:linePitch="312"/>
        </w:sectPr>
      </w:pPr>
      <w:r>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rPr>
        <w:t>说明购置设备/研制设备部件的生产厂家及研制设备加工厂家的情况。</w:t>
      </w:r>
    </w:p>
    <w:p w14:paraId="3F37E393" w14:textId="77777777" w:rsidR="00A15CCB" w:rsidRDefault="00D976B0">
      <w:pPr>
        <w:jc w:val="center"/>
        <w:rPr>
          <w:sz w:val="30"/>
          <w:szCs w:val="30"/>
        </w:rPr>
      </w:pPr>
      <w:r>
        <w:rPr>
          <w:rFonts w:eastAsia="黑体" w:hint="eastAsia"/>
          <w:sz w:val="30"/>
          <w:szCs w:val="30"/>
        </w:rPr>
        <w:lastRenderedPageBreak/>
        <w:t>测试化验加工及计算分析费预算明细表</w:t>
      </w:r>
    </w:p>
    <w:tbl>
      <w:tblPr>
        <w:tblW w:w="1399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4A0" w:firstRow="1" w:lastRow="0" w:firstColumn="1" w:lastColumn="0" w:noHBand="0" w:noVBand="1"/>
      </w:tblPr>
      <w:tblGrid>
        <w:gridCol w:w="555"/>
        <w:gridCol w:w="4410"/>
        <w:gridCol w:w="3465"/>
        <w:gridCol w:w="1044"/>
        <w:gridCol w:w="1851"/>
        <w:gridCol w:w="1114"/>
        <w:gridCol w:w="1556"/>
      </w:tblGrid>
      <w:tr w:rsidR="00A15CCB" w14:paraId="6355E58D" w14:textId="77777777">
        <w:trPr>
          <w:cantSplit/>
          <w:trHeight w:val="558"/>
          <w:jc w:val="center"/>
        </w:trPr>
        <w:tc>
          <w:tcPr>
            <w:tcW w:w="13995" w:type="dxa"/>
            <w:gridSpan w:val="7"/>
            <w:vAlign w:val="center"/>
          </w:tcPr>
          <w:p w14:paraId="5E224249" w14:textId="77777777" w:rsidR="00A15CCB" w:rsidRDefault="00D976B0">
            <w:pPr>
              <w:autoSpaceDE w:val="0"/>
              <w:autoSpaceDN w:val="0"/>
              <w:ind w:leftChars="48" w:left="1277" w:hangingChars="490" w:hanging="1176"/>
              <w:rPr>
                <w:rFonts w:ascii="SimSun" w:hAnsi="SimSun"/>
                <w:bCs/>
              </w:rPr>
            </w:pPr>
            <w:r>
              <w:rPr>
                <w:rFonts w:ascii="SimSun" w:hAnsi="SimSun" w:hint="eastAsia"/>
                <w:bCs/>
                <w:sz w:val="24"/>
                <w:szCs w:val="24"/>
              </w:rPr>
              <w:t>填表说明：量大及价高测试化验，是指任务研究过程中需测试化验加工的数量过多或单位价格较高的测试化验加工，需填写明细。</w:t>
            </w:r>
          </w:p>
        </w:tc>
      </w:tr>
      <w:tr w:rsidR="00A15CCB" w14:paraId="34AF2E4B" w14:textId="77777777">
        <w:trPr>
          <w:cantSplit/>
          <w:trHeight w:val="705"/>
          <w:jc w:val="center"/>
        </w:trPr>
        <w:tc>
          <w:tcPr>
            <w:tcW w:w="555" w:type="dxa"/>
            <w:vMerge w:val="restart"/>
            <w:tcBorders>
              <w:bottom w:val="single" w:sz="6" w:space="0" w:color="auto"/>
            </w:tcBorders>
            <w:vAlign w:val="center"/>
          </w:tcPr>
          <w:p w14:paraId="715435CD" w14:textId="77777777" w:rsidR="00A15CCB" w:rsidRDefault="00D976B0">
            <w:pPr>
              <w:autoSpaceDE w:val="0"/>
              <w:autoSpaceDN w:val="0"/>
              <w:jc w:val="center"/>
              <w:rPr>
                <w:b/>
                <w:bCs/>
              </w:rPr>
            </w:pPr>
            <w:r>
              <w:rPr>
                <w:rFonts w:hint="eastAsia"/>
                <w:b/>
                <w:bCs/>
                <w:sz w:val="24"/>
                <w:szCs w:val="24"/>
              </w:rPr>
              <w:t>序号</w:t>
            </w:r>
          </w:p>
        </w:tc>
        <w:tc>
          <w:tcPr>
            <w:tcW w:w="4410" w:type="dxa"/>
            <w:tcBorders>
              <w:bottom w:val="single" w:sz="6" w:space="0" w:color="auto"/>
            </w:tcBorders>
            <w:vAlign w:val="center"/>
          </w:tcPr>
          <w:p w14:paraId="46A0E2AC" w14:textId="77777777" w:rsidR="00A15CCB" w:rsidRDefault="00D976B0">
            <w:pPr>
              <w:autoSpaceDE w:val="0"/>
              <w:autoSpaceDN w:val="0"/>
              <w:jc w:val="center"/>
              <w:rPr>
                <w:b/>
                <w:bCs/>
              </w:rPr>
            </w:pPr>
            <w:r>
              <w:rPr>
                <w:rFonts w:hint="eastAsia"/>
                <w:b/>
                <w:bCs/>
                <w:sz w:val="24"/>
                <w:szCs w:val="24"/>
              </w:rPr>
              <w:t>测试化验加工的内容</w:t>
            </w:r>
          </w:p>
        </w:tc>
        <w:tc>
          <w:tcPr>
            <w:tcW w:w="3465" w:type="dxa"/>
            <w:tcBorders>
              <w:bottom w:val="single" w:sz="6" w:space="0" w:color="auto"/>
            </w:tcBorders>
            <w:vAlign w:val="center"/>
          </w:tcPr>
          <w:p w14:paraId="2524BB39" w14:textId="77777777" w:rsidR="00A15CCB" w:rsidRDefault="00D976B0">
            <w:pPr>
              <w:autoSpaceDE w:val="0"/>
              <w:autoSpaceDN w:val="0"/>
              <w:jc w:val="center"/>
              <w:rPr>
                <w:b/>
                <w:bCs/>
              </w:rPr>
            </w:pPr>
            <w:r>
              <w:rPr>
                <w:rFonts w:hint="eastAsia"/>
                <w:b/>
                <w:bCs/>
                <w:sz w:val="24"/>
                <w:szCs w:val="24"/>
              </w:rPr>
              <w:t>测试化验加工单位</w:t>
            </w:r>
          </w:p>
        </w:tc>
        <w:tc>
          <w:tcPr>
            <w:tcW w:w="1044" w:type="dxa"/>
            <w:tcBorders>
              <w:bottom w:val="single" w:sz="6" w:space="0" w:color="auto"/>
            </w:tcBorders>
            <w:vAlign w:val="center"/>
          </w:tcPr>
          <w:p w14:paraId="0D2F5247" w14:textId="77777777" w:rsidR="00A15CCB" w:rsidRDefault="00D976B0">
            <w:pPr>
              <w:autoSpaceDE w:val="0"/>
              <w:autoSpaceDN w:val="0"/>
              <w:jc w:val="center"/>
              <w:rPr>
                <w:b/>
                <w:bCs/>
              </w:rPr>
            </w:pPr>
            <w:r>
              <w:rPr>
                <w:rFonts w:hint="eastAsia"/>
                <w:b/>
                <w:bCs/>
                <w:sz w:val="24"/>
                <w:szCs w:val="24"/>
              </w:rPr>
              <w:t>计量单位</w:t>
            </w:r>
          </w:p>
        </w:tc>
        <w:tc>
          <w:tcPr>
            <w:tcW w:w="1851" w:type="dxa"/>
            <w:tcBorders>
              <w:bottom w:val="single" w:sz="6" w:space="0" w:color="auto"/>
            </w:tcBorders>
            <w:vAlign w:val="center"/>
          </w:tcPr>
          <w:p w14:paraId="6B7415BA" w14:textId="77777777" w:rsidR="00A15CCB" w:rsidRDefault="00D976B0">
            <w:pPr>
              <w:autoSpaceDE w:val="0"/>
              <w:autoSpaceDN w:val="0"/>
              <w:jc w:val="center"/>
              <w:rPr>
                <w:b/>
                <w:bCs/>
              </w:rPr>
            </w:pPr>
            <w:r>
              <w:rPr>
                <w:rFonts w:hint="eastAsia"/>
                <w:b/>
                <w:bCs/>
                <w:sz w:val="24"/>
                <w:szCs w:val="24"/>
              </w:rPr>
              <w:t>单价</w:t>
            </w:r>
          </w:p>
          <w:p w14:paraId="5F7279A7" w14:textId="77777777" w:rsidR="00A15CCB" w:rsidRDefault="00D976B0">
            <w:pPr>
              <w:autoSpaceDE w:val="0"/>
              <w:autoSpaceDN w:val="0"/>
              <w:jc w:val="center"/>
              <w:rPr>
                <w:b/>
                <w:bCs/>
              </w:rPr>
            </w:pPr>
            <w:r>
              <w:rPr>
                <w:rFonts w:hint="eastAsia"/>
                <w:b/>
                <w:bCs/>
                <w:sz w:val="24"/>
                <w:szCs w:val="24"/>
              </w:rPr>
              <w:t>（元</w:t>
            </w:r>
            <w:r>
              <w:rPr>
                <w:rFonts w:hint="eastAsia"/>
                <w:b/>
                <w:bCs/>
                <w:sz w:val="24"/>
                <w:szCs w:val="24"/>
              </w:rPr>
              <w:t>/</w:t>
            </w:r>
            <w:r>
              <w:rPr>
                <w:rFonts w:hint="eastAsia"/>
                <w:b/>
                <w:bCs/>
                <w:sz w:val="24"/>
                <w:szCs w:val="24"/>
              </w:rPr>
              <w:t>单位数量）</w:t>
            </w:r>
          </w:p>
        </w:tc>
        <w:tc>
          <w:tcPr>
            <w:tcW w:w="1114" w:type="dxa"/>
            <w:tcBorders>
              <w:bottom w:val="single" w:sz="6" w:space="0" w:color="auto"/>
            </w:tcBorders>
            <w:vAlign w:val="center"/>
          </w:tcPr>
          <w:p w14:paraId="45B1E9E3" w14:textId="77777777" w:rsidR="00A15CCB" w:rsidRDefault="00D976B0">
            <w:pPr>
              <w:autoSpaceDE w:val="0"/>
              <w:autoSpaceDN w:val="0"/>
              <w:jc w:val="center"/>
              <w:rPr>
                <w:b/>
                <w:bCs/>
              </w:rPr>
            </w:pPr>
            <w:r>
              <w:rPr>
                <w:rFonts w:hint="eastAsia"/>
                <w:b/>
                <w:bCs/>
                <w:sz w:val="24"/>
                <w:szCs w:val="24"/>
              </w:rPr>
              <w:t>数量</w:t>
            </w:r>
          </w:p>
        </w:tc>
        <w:tc>
          <w:tcPr>
            <w:tcW w:w="1556" w:type="dxa"/>
            <w:tcBorders>
              <w:bottom w:val="single" w:sz="6" w:space="0" w:color="auto"/>
            </w:tcBorders>
            <w:vAlign w:val="center"/>
          </w:tcPr>
          <w:p w14:paraId="55668AB9" w14:textId="77777777" w:rsidR="00A15CCB" w:rsidRDefault="00D976B0">
            <w:pPr>
              <w:autoSpaceDE w:val="0"/>
              <w:autoSpaceDN w:val="0"/>
              <w:jc w:val="center"/>
              <w:rPr>
                <w:b/>
                <w:bCs/>
              </w:rPr>
            </w:pPr>
            <w:r>
              <w:rPr>
                <w:rFonts w:hint="eastAsia"/>
                <w:b/>
                <w:bCs/>
                <w:sz w:val="24"/>
                <w:szCs w:val="24"/>
              </w:rPr>
              <w:t>金额</w:t>
            </w:r>
          </w:p>
          <w:p w14:paraId="59E4AC34" w14:textId="77777777" w:rsidR="00A15CCB" w:rsidRDefault="00D976B0">
            <w:pPr>
              <w:autoSpaceDE w:val="0"/>
              <w:autoSpaceDN w:val="0"/>
              <w:jc w:val="center"/>
              <w:rPr>
                <w:b/>
                <w:bCs/>
              </w:rPr>
            </w:pPr>
            <w:r>
              <w:rPr>
                <w:rFonts w:hint="eastAsia"/>
                <w:b/>
                <w:bCs/>
                <w:sz w:val="24"/>
                <w:szCs w:val="24"/>
              </w:rPr>
              <w:t>（万元）</w:t>
            </w:r>
          </w:p>
        </w:tc>
      </w:tr>
      <w:tr w:rsidR="00A15CCB" w14:paraId="137D9B71" w14:textId="77777777">
        <w:trPr>
          <w:cantSplit/>
          <w:trHeight w:val="397"/>
          <w:jc w:val="center"/>
        </w:trPr>
        <w:tc>
          <w:tcPr>
            <w:tcW w:w="555" w:type="dxa"/>
            <w:vMerge/>
            <w:vAlign w:val="center"/>
          </w:tcPr>
          <w:p w14:paraId="3F8FC033" w14:textId="77777777" w:rsidR="00A15CCB" w:rsidRDefault="00A15CCB">
            <w:pPr>
              <w:autoSpaceDE w:val="0"/>
              <w:autoSpaceDN w:val="0"/>
              <w:jc w:val="center"/>
              <w:rPr>
                <w:b/>
                <w:bCs/>
              </w:rPr>
            </w:pPr>
          </w:p>
        </w:tc>
        <w:tc>
          <w:tcPr>
            <w:tcW w:w="4410" w:type="dxa"/>
            <w:vAlign w:val="center"/>
          </w:tcPr>
          <w:p w14:paraId="08CD2CE9" w14:textId="77777777" w:rsidR="00A15CCB" w:rsidRDefault="00D976B0">
            <w:pPr>
              <w:autoSpaceDE w:val="0"/>
              <w:autoSpaceDN w:val="0"/>
              <w:jc w:val="center"/>
              <w:rPr>
                <w:b/>
                <w:bCs/>
              </w:rPr>
            </w:pPr>
            <w:r>
              <w:rPr>
                <w:b/>
                <w:bCs/>
                <w:sz w:val="24"/>
                <w:szCs w:val="24"/>
              </w:rPr>
              <w:t>(1)</w:t>
            </w:r>
          </w:p>
        </w:tc>
        <w:tc>
          <w:tcPr>
            <w:tcW w:w="3465" w:type="dxa"/>
            <w:vAlign w:val="center"/>
          </w:tcPr>
          <w:p w14:paraId="4240ABF4" w14:textId="77777777" w:rsidR="00A15CCB" w:rsidRDefault="00D976B0">
            <w:pPr>
              <w:autoSpaceDE w:val="0"/>
              <w:autoSpaceDN w:val="0"/>
              <w:jc w:val="center"/>
              <w:rPr>
                <w:b/>
                <w:bCs/>
              </w:rPr>
            </w:pPr>
            <w:r>
              <w:rPr>
                <w:b/>
                <w:bCs/>
                <w:sz w:val="24"/>
                <w:szCs w:val="24"/>
              </w:rPr>
              <w:t>(2)</w:t>
            </w:r>
          </w:p>
        </w:tc>
        <w:tc>
          <w:tcPr>
            <w:tcW w:w="1044" w:type="dxa"/>
            <w:vAlign w:val="center"/>
          </w:tcPr>
          <w:p w14:paraId="46118A27" w14:textId="77777777" w:rsidR="00A15CCB" w:rsidRDefault="00D976B0">
            <w:pPr>
              <w:autoSpaceDE w:val="0"/>
              <w:autoSpaceDN w:val="0"/>
              <w:jc w:val="center"/>
              <w:rPr>
                <w:b/>
                <w:bCs/>
              </w:rPr>
            </w:pPr>
            <w:r>
              <w:rPr>
                <w:b/>
                <w:bCs/>
                <w:sz w:val="24"/>
                <w:szCs w:val="24"/>
              </w:rPr>
              <w:t>(</w:t>
            </w:r>
            <w:r>
              <w:rPr>
                <w:rFonts w:hint="eastAsia"/>
                <w:b/>
                <w:bCs/>
                <w:sz w:val="24"/>
                <w:szCs w:val="24"/>
              </w:rPr>
              <w:t>3</w:t>
            </w:r>
            <w:r>
              <w:rPr>
                <w:b/>
                <w:bCs/>
                <w:sz w:val="24"/>
                <w:szCs w:val="24"/>
              </w:rPr>
              <w:t>)</w:t>
            </w:r>
          </w:p>
        </w:tc>
        <w:tc>
          <w:tcPr>
            <w:tcW w:w="1851" w:type="dxa"/>
            <w:vAlign w:val="center"/>
          </w:tcPr>
          <w:p w14:paraId="29EDE431" w14:textId="77777777" w:rsidR="00A15CCB" w:rsidRDefault="00D976B0">
            <w:pPr>
              <w:autoSpaceDE w:val="0"/>
              <w:autoSpaceDN w:val="0"/>
              <w:jc w:val="center"/>
              <w:rPr>
                <w:b/>
                <w:bCs/>
              </w:rPr>
            </w:pPr>
            <w:r>
              <w:rPr>
                <w:b/>
                <w:bCs/>
                <w:sz w:val="24"/>
                <w:szCs w:val="24"/>
              </w:rPr>
              <w:t>(</w:t>
            </w:r>
            <w:r>
              <w:rPr>
                <w:rFonts w:hint="eastAsia"/>
                <w:b/>
                <w:bCs/>
                <w:sz w:val="24"/>
                <w:szCs w:val="24"/>
              </w:rPr>
              <w:t>4</w:t>
            </w:r>
            <w:r>
              <w:rPr>
                <w:b/>
                <w:bCs/>
                <w:sz w:val="24"/>
                <w:szCs w:val="24"/>
              </w:rPr>
              <w:t>)</w:t>
            </w:r>
          </w:p>
        </w:tc>
        <w:tc>
          <w:tcPr>
            <w:tcW w:w="1114" w:type="dxa"/>
            <w:vAlign w:val="center"/>
          </w:tcPr>
          <w:p w14:paraId="26580677" w14:textId="77777777" w:rsidR="00A15CCB" w:rsidRDefault="00D976B0">
            <w:pPr>
              <w:autoSpaceDE w:val="0"/>
              <w:autoSpaceDN w:val="0"/>
              <w:jc w:val="center"/>
              <w:rPr>
                <w:b/>
                <w:bCs/>
              </w:rPr>
            </w:pPr>
            <w:r>
              <w:rPr>
                <w:b/>
                <w:bCs/>
                <w:sz w:val="24"/>
                <w:szCs w:val="24"/>
              </w:rPr>
              <w:t>(</w:t>
            </w:r>
            <w:r>
              <w:rPr>
                <w:rFonts w:hint="eastAsia"/>
                <w:b/>
                <w:bCs/>
                <w:sz w:val="24"/>
                <w:szCs w:val="24"/>
              </w:rPr>
              <w:t>5</w:t>
            </w:r>
            <w:r>
              <w:rPr>
                <w:b/>
                <w:bCs/>
                <w:sz w:val="24"/>
                <w:szCs w:val="24"/>
              </w:rPr>
              <w:t>)</w:t>
            </w:r>
          </w:p>
        </w:tc>
        <w:tc>
          <w:tcPr>
            <w:tcW w:w="1556" w:type="dxa"/>
            <w:vAlign w:val="center"/>
          </w:tcPr>
          <w:p w14:paraId="19FCD4D4" w14:textId="77777777" w:rsidR="00A15CCB" w:rsidRDefault="00D976B0">
            <w:pPr>
              <w:autoSpaceDE w:val="0"/>
              <w:autoSpaceDN w:val="0"/>
              <w:jc w:val="center"/>
              <w:rPr>
                <w:b/>
                <w:bCs/>
              </w:rPr>
            </w:pPr>
            <w:r>
              <w:rPr>
                <w:rFonts w:hint="eastAsia"/>
                <w:b/>
                <w:bCs/>
                <w:sz w:val="24"/>
                <w:szCs w:val="24"/>
              </w:rPr>
              <w:t>(6)</w:t>
            </w:r>
          </w:p>
        </w:tc>
      </w:tr>
      <w:tr w:rsidR="00A15CCB" w14:paraId="68B2D9E9" w14:textId="77777777">
        <w:trPr>
          <w:cantSplit/>
          <w:trHeight w:val="397"/>
          <w:jc w:val="center"/>
        </w:trPr>
        <w:tc>
          <w:tcPr>
            <w:tcW w:w="555" w:type="dxa"/>
          </w:tcPr>
          <w:p w14:paraId="54C0EA08" w14:textId="77777777" w:rsidR="00A15CCB" w:rsidRDefault="00A15CCB">
            <w:pPr>
              <w:autoSpaceDE w:val="0"/>
              <w:autoSpaceDN w:val="0"/>
            </w:pPr>
          </w:p>
        </w:tc>
        <w:tc>
          <w:tcPr>
            <w:tcW w:w="4410" w:type="dxa"/>
          </w:tcPr>
          <w:p w14:paraId="07DF26A7" w14:textId="77777777" w:rsidR="00A15CCB" w:rsidRDefault="00A15CCB">
            <w:pPr>
              <w:autoSpaceDE w:val="0"/>
              <w:autoSpaceDN w:val="0"/>
            </w:pPr>
          </w:p>
        </w:tc>
        <w:tc>
          <w:tcPr>
            <w:tcW w:w="3465" w:type="dxa"/>
          </w:tcPr>
          <w:p w14:paraId="16DA7DCE" w14:textId="77777777" w:rsidR="00A15CCB" w:rsidRDefault="00A15CCB">
            <w:pPr>
              <w:autoSpaceDE w:val="0"/>
              <w:autoSpaceDN w:val="0"/>
            </w:pPr>
          </w:p>
        </w:tc>
        <w:tc>
          <w:tcPr>
            <w:tcW w:w="1044" w:type="dxa"/>
          </w:tcPr>
          <w:p w14:paraId="571916F6" w14:textId="77777777" w:rsidR="00A15CCB" w:rsidRDefault="00A15CCB">
            <w:pPr>
              <w:autoSpaceDE w:val="0"/>
              <w:autoSpaceDN w:val="0"/>
            </w:pPr>
          </w:p>
        </w:tc>
        <w:tc>
          <w:tcPr>
            <w:tcW w:w="1851" w:type="dxa"/>
          </w:tcPr>
          <w:p w14:paraId="7892AE03" w14:textId="77777777" w:rsidR="00A15CCB" w:rsidRDefault="00A15CCB">
            <w:pPr>
              <w:autoSpaceDE w:val="0"/>
              <w:autoSpaceDN w:val="0"/>
            </w:pPr>
          </w:p>
        </w:tc>
        <w:tc>
          <w:tcPr>
            <w:tcW w:w="1114" w:type="dxa"/>
          </w:tcPr>
          <w:p w14:paraId="2E2A9058" w14:textId="77777777" w:rsidR="00A15CCB" w:rsidRDefault="00A15CCB">
            <w:pPr>
              <w:autoSpaceDE w:val="0"/>
              <w:autoSpaceDN w:val="0"/>
            </w:pPr>
          </w:p>
        </w:tc>
        <w:tc>
          <w:tcPr>
            <w:tcW w:w="1556" w:type="dxa"/>
          </w:tcPr>
          <w:p w14:paraId="31F03F22" w14:textId="77777777" w:rsidR="00A15CCB" w:rsidRDefault="00A15CCB">
            <w:pPr>
              <w:autoSpaceDE w:val="0"/>
              <w:autoSpaceDN w:val="0"/>
            </w:pPr>
          </w:p>
        </w:tc>
      </w:tr>
      <w:tr w:rsidR="00A15CCB" w14:paraId="3CE25DE9" w14:textId="77777777">
        <w:trPr>
          <w:cantSplit/>
          <w:trHeight w:val="397"/>
          <w:jc w:val="center"/>
        </w:trPr>
        <w:tc>
          <w:tcPr>
            <w:tcW w:w="555" w:type="dxa"/>
          </w:tcPr>
          <w:p w14:paraId="305EA254" w14:textId="77777777" w:rsidR="00A15CCB" w:rsidRDefault="00A15CCB">
            <w:pPr>
              <w:autoSpaceDE w:val="0"/>
              <w:autoSpaceDN w:val="0"/>
            </w:pPr>
          </w:p>
        </w:tc>
        <w:tc>
          <w:tcPr>
            <w:tcW w:w="4410" w:type="dxa"/>
          </w:tcPr>
          <w:p w14:paraId="39862C75" w14:textId="77777777" w:rsidR="00A15CCB" w:rsidRDefault="00A15CCB">
            <w:pPr>
              <w:autoSpaceDE w:val="0"/>
              <w:autoSpaceDN w:val="0"/>
            </w:pPr>
          </w:p>
        </w:tc>
        <w:tc>
          <w:tcPr>
            <w:tcW w:w="3465" w:type="dxa"/>
          </w:tcPr>
          <w:p w14:paraId="6B646A54" w14:textId="77777777" w:rsidR="00A15CCB" w:rsidRDefault="00A15CCB">
            <w:pPr>
              <w:autoSpaceDE w:val="0"/>
              <w:autoSpaceDN w:val="0"/>
            </w:pPr>
          </w:p>
        </w:tc>
        <w:tc>
          <w:tcPr>
            <w:tcW w:w="1044" w:type="dxa"/>
          </w:tcPr>
          <w:p w14:paraId="065012F4" w14:textId="77777777" w:rsidR="00A15CCB" w:rsidRDefault="00A15CCB">
            <w:pPr>
              <w:autoSpaceDE w:val="0"/>
              <w:autoSpaceDN w:val="0"/>
            </w:pPr>
          </w:p>
        </w:tc>
        <w:tc>
          <w:tcPr>
            <w:tcW w:w="1851" w:type="dxa"/>
          </w:tcPr>
          <w:p w14:paraId="48F3C6A0" w14:textId="77777777" w:rsidR="00A15CCB" w:rsidRDefault="00A15CCB">
            <w:pPr>
              <w:autoSpaceDE w:val="0"/>
              <w:autoSpaceDN w:val="0"/>
            </w:pPr>
          </w:p>
        </w:tc>
        <w:tc>
          <w:tcPr>
            <w:tcW w:w="1114" w:type="dxa"/>
          </w:tcPr>
          <w:p w14:paraId="4B17B381" w14:textId="77777777" w:rsidR="00A15CCB" w:rsidRDefault="00A15CCB">
            <w:pPr>
              <w:autoSpaceDE w:val="0"/>
              <w:autoSpaceDN w:val="0"/>
            </w:pPr>
          </w:p>
        </w:tc>
        <w:tc>
          <w:tcPr>
            <w:tcW w:w="1556" w:type="dxa"/>
          </w:tcPr>
          <w:p w14:paraId="674E2B5C" w14:textId="77777777" w:rsidR="00A15CCB" w:rsidRDefault="00A15CCB">
            <w:pPr>
              <w:autoSpaceDE w:val="0"/>
              <w:autoSpaceDN w:val="0"/>
            </w:pPr>
          </w:p>
        </w:tc>
      </w:tr>
      <w:tr w:rsidR="00A15CCB" w14:paraId="647133F5" w14:textId="77777777">
        <w:trPr>
          <w:cantSplit/>
          <w:trHeight w:val="397"/>
          <w:jc w:val="center"/>
        </w:trPr>
        <w:tc>
          <w:tcPr>
            <w:tcW w:w="555" w:type="dxa"/>
          </w:tcPr>
          <w:p w14:paraId="5339864A" w14:textId="77777777" w:rsidR="00A15CCB" w:rsidRDefault="00A15CCB">
            <w:pPr>
              <w:autoSpaceDE w:val="0"/>
              <w:autoSpaceDN w:val="0"/>
            </w:pPr>
          </w:p>
        </w:tc>
        <w:tc>
          <w:tcPr>
            <w:tcW w:w="4410" w:type="dxa"/>
          </w:tcPr>
          <w:p w14:paraId="60E1AC22" w14:textId="77777777" w:rsidR="00A15CCB" w:rsidRDefault="00A15CCB">
            <w:pPr>
              <w:autoSpaceDE w:val="0"/>
              <w:autoSpaceDN w:val="0"/>
            </w:pPr>
          </w:p>
        </w:tc>
        <w:tc>
          <w:tcPr>
            <w:tcW w:w="3465" w:type="dxa"/>
          </w:tcPr>
          <w:p w14:paraId="4C9579BB" w14:textId="77777777" w:rsidR="00A15CCB" w:rsidRDefault="00A15CCB">
            <w:pPr>
              <w:autoSpaceDE w:val="0"/>
              <w:autoSpaceDN w:val="0"/>
            </w:pPr>
          </w:p>
        </w:tc>
        <w:tc>
          <w:tcPr>
            <w:tcW w:w="1044" w:type="dxa"/>
          </w:tcPr>
          <w:p w14:paraId="1D6BCB8F" w14:textId="77777777" w:rsidR="00A15CCB" w:rsidRDefault="00A15CCB">
            <w:pPr>
              <w:autoSpaceDE w:val="0"/>
              <w:autoSpaceDN w:val="0"/>
            </w:pPr>
          </w:p>
        </w:tc>
        <w:tc>
          <w:tcPr>
            <w:tcW w:w="1851" w:type="dxa"/>
          </w:tcPr>
          <w:p w14:paraId="4B6CF182" w14:textId="77777777" w:rsidR="00A15CCB" w:rsidRDefault="00A15CCB">
            <w:pPr>
              <w:autoSpaceDE w:val="0"/>
              <w:autoSpaceDN w:val="0"/>
            </w:pPr>
          </w:p>
        </w:tc>
        <w:tc>
          <w:tcPr>
            <w:tcW w:w="1114" w:type="dxa"/>
          </w:tcPr>
          <w:p w14:paraId="2D79E9C9" w14:textId="77777777" w:rsidR="00A15CCB" w:rsidRDefault="00A15CCB">
            <w:pPr>
              <w:autoSpaceDE w:val="0"/>
              <w:autoSpaceDN w:val="0"/>
            </w:pPr>
          </w:p>
        </w:tc>
        <w:tc>
          <w:tcPr>
            <w:tcW w:w="1556" w:type="dxa"/>
          </w:tcPr>
          <w:p w14:paraId="390A8A87" w14:textId="77777777" w:rsidR="00A15CCB" w:rsidRDefault="00A15CCB">
            <w:pPr>
              <w:autoSpaceDE w:val="0"/>
              <w:autoSpaceDN w:val="0"/>
            </w:pPr>
          </w:p>
        </w:tc>
      </w:tr>
      <w:tr w:rsidR="00A15CCB" w14:paraId="5BF7F671" w14:textId="77777777">
        <w:trPr>
          <w:cantSplit/>
          <w:trHeight w:val="397"/>
          <w:jc w:val="center"/>
        </w:trPr>
        <w:tc>
          <w:tcPr>
            <w:tcW w:w="555" w:type="dxa"/>
          </w:tcPr>
          <w:p w14:paraId="65E332D1" w14:textId="77777777" w:rsidR="00A15CCB" w:rsidRDefault="00A15CCB">
            <w:pPr>
              <w:autoSpaceDE w:val="0"/>
              <w:autoSpaceDN w:val="0"/>
            </w:pPr>
          </w:p>
        </w:tc>
        <w:tc>
          <w:tcPr>
            <w:tcW w:w="4410" w:type="dxa"/>
          </w:tcPr>
          <w:p w14:paraId="58215C95" w14:textId="77777777" w:rsidR="00A15CCB" w:rsidRDefault="00A15CCB">
            <w:pPr>
              <w:autoSpaceDE w:val="0"/>
              <w:autoSpaceDN w:val="0"/>
            </w:pPr>
          </w:p>
        </w:tc>
        <w:tc>
          <w:tcPr>
            <w:tcW w:w="3465" w:type="dxa"/>
          </w:tcPr>
          <w:p w14:paraId="12E9A61C" w14:textId="77777777" w:rsidR="00A15CCB" w:rsidRDefault="00A15CCB">
            <w:pPr>
              <w:autoSpaceDE w:val="0"/>
              <w:autoSpaceDN w:val="0"/>
            </w:pPr>
          </w:p>
        </w:tc>
        <w:tc>
          <w:tcPr>
            <w:tcW w:w="1044" w:type="dxa"/>
          </w:tcPr>
          <w:p w14:paraId="28963BD1" w14:textId="77777777" w:rsidR="00A15CCB" w:rsidRDefault="00A15CCB">
            <w:pPr>
              <w:autoSpaceDE w:val="0"/>
              <w:autoSpaceDN w:val="0"/>
            </w:pPr>
          </w:p>
        </w:tc>
        <w:tc>
          <w:tcPr>
            <w:tcW w:w="1851" w:type="dxa"/>
          </w:tcPr>
          <w:p w14:paraId="26818AE2" w14:textId="77777777" w:rsidR="00A15CCB" w:rsidRDefault="00A15CCB">
            <w:pPr>
              <w:autoSpaceDE w:val="0"/>
              <w:autoSpaceDN w:val="0"/>
            </w:pPr>
          </w:p>
        </w:tc>
        <w:tc>
          <w:tcPr>
            <w:tcW w:w="1114" w:type="dxa"/>
          </w:tcPr>
          <w:p w14:paraId="52B9BE4B" w14:textId="77777777" w:rsidR="00A15CCB" w:rsidRDefault="00A15CCB">
            <w:pPr>
              <w:autoSpaceDE w:val="0"/>
              <w:autoSpaceDN w:val="0"/>
            </w:pPr>
          </w:p>
        </w:tc>
        <w:tc>
          <w:tcPr>
            <w:tcW w:w="1556" w:type="dxa"/>
          </w:tcPr>
          <w:p w14:paraId="3AC613F2" w14:textId="77777777" w:rsidR="00A15CCB" w:rsidRDefault="00A15CCB">
            <w:pPr>
              <w:autoSpaceDE w:val="0"/>
              <w:autoSpaceDN w:val="0"/>
            </w:pPr>
          </w:p>
        </w:tc>
      </w:tr>
      <w:tr w:rsidR="00A15CCB" w14:paraId="61D2266B" w14:textId="77777777">
        <w:trPr>
          <w:cantSplit/>
          <w:trHeight w:val="397"/>
          <w:jc w:val="center"/>
        </w:trPr>
        <w:tc>
          <w:tcPr>
            <w:tcW w:w="555" w:type="dxa"/>
          </w:tcPr>
          <w:p w14:paraId="52B62A7C" w14:textId="77777777" w:rsidR="00A15CCB" w:rsidRDefault="00A15CCB">
            <w:pPr>
              <w:autoSpaceDE w:val="0"/>
              <w:autoSpaceDN w:val="0"/>
            </w:pPr>
          </w:p>
        </w:tc>
        <w:tc>
          <w:tcPr>
            <w:tcW w:w="4410" w:type="dxa"/>
          </w:tcPr>
          <w:p w14:paraId="3188C44B" w14:textId="77777777" w:rsidR="00A15CCB" w:rsidRDefault="00A15CCB">
            <w:pPr>
              <w:autoSpaceDE w:val="0"/>
              <w:autoSpaceDN w:val="0"/>
            </w:pPr>
          </w:p>
        </w:tc>
        <w:tc>
          <w:tcPr>
            <w:tcW w:w="3465" w:type="dxa"/>
          </w:tcPr>
          <w:p w14:paraId="66DF44A4" w14:textId="77777777" w:rsidR="00A15CCB" w:rsidRDefault="00A15CCB">
            <w:pPr>
              <w:autoSpaceDE w:val="0"/>
              <w:autoSpaceDN w:val="0"/>
            </w:pPr>
          </w:p>
        </w:tc>
        <w:tc>
          <w:tcPr>
            <w:tcW w:w="1044" w:type="dxa"/>
          </w:tcPr>
          <w:p w14:paraId="1E5927CA" w14:textId="77777777" w:rsidR="00A15CCB" w:rsidRDefault="00A15CCB">
            <w:pPr>
              <w:autoSpaceDE w:val="0"/>
              <w:autoSpaceDN w:val="0"/>
            </w:pPr>
          </w:p>
        </w:tc>
        <w:tc>
          <w:tcPr>
            <w:tcW w:w="1851" w:type="dxa"/>
          </w:tcPr>
          <w:p w14:paraId="5D582C8C" w14:textId="77777777" w:rsidR="00A15CCB" w:rsidRDefault="00A15CCB">
            <w:pPr>
              <w:autoSpaceDE w:val="0"/>
              <w:autoSpaceDN w:val="0"/>
            </w:pPr>
          </w:p>
        </w:tc>
        <w:tc>
          <w:tcPr>
            <w:tcW w:w="1114" w:type="dxa"/>
          </w:tcPr>
          <w:p w14:paraId="1AB1F198" w14:textId="77777777" w:rsidR="00A15CCB" w:rsidRDefault="00A15CCB">
            <w:pPr>
              <w:autoSpaceDE w:val="0"/>
              <w:autoSpaceDN w:val="0"/>
            </w:pPr>
          </w:p>
        </w:tc>
        <w:tc>
          <w:tcPr>
            <w:tcW w:w="1556" w:type="dxa"/>
          </w:tcPr>
          <w:p w14:paraId="378E1BED" w14:textId="77777777" w:rsidR="00A15CCB" w:rsidRDefault="00A15CCB">
            <w:pPr>
              <w:autoSpaceDE w:val="0"/>
              <w:autoSpaceDN w:val="0"/>
            </w:pPr>
          </w:p>
        </w:tc>
      </w:tr>
      <w:tr w:rsidR="00A15CCB" w14:paraId="31016EF4" w14:textId="77777777">
        <w:trPr>
          <w:cantSplit/>
          <w:trHeight w:val="397"/>
          <w:jc w:val="center"/>
        </w:trPr>
        <w:tc>
          <w:tcPr>
            <w:tcW w:w="555" w:type="dxa"/>
          </w:tcPr>
          <w:p w14:paraId="5618B01C" w14:textId="77777777" w:rsidR="00A15CCB" w:rsidRDefault="00A15CCB">
            <w:pPr>
              <w:autoSpaceDE w:val="0"/>
              <w:autoSpaceDN w:val="0"/>
            </w:pPr>
          </w:p>
        </w:tc>
        <w:tc>
          <w:tcPr>
            <w:tcW w:w="4410" w:type="dxa"/>
          </w:tcPr>
          <w:p w14:paraId="0C2908D4" w14:textId="77777777" w:rsidR="00A15CCB" w:rsidRDefault="00A15CCB">
            <w:pPr>
              <w:autoSpaceDE w:val="0"/>
              <w:autoSpaceDN w:val="0"/>
            </w:pPr>
          </w:p>
        </w:tc>
        <w:tc>
          <w:tcPr>
            <w:tcW w:w="3465" w:type="dxa"/>
          </w:tcPr>
          <w:p w14:paraId="1D445AA6" w14:textId="77777777" w:rsidR="00A15CCB" w:rsidRDefault="00A15CCB">
            <w:pPr>
              <w:autoSpaceDE w:val="0"/>
              <w:autoSpaceDN w:val="0"/>
            </w:pPr>
          </w:p>
        </w:tc>
        <w:tc>
          <w:tcPr>
            <w:tcW w:w="1044" w:type="dxa"/>
          </w:tcPr>
          <w:p w14:paraId="62565D88" w14:textId="77777777" w:rsidR="00A15CCB" w:rsidRDefault="00A15CCB">
            <w:pPr>
              <w:autoSpaceDE w:val="0"/>
              <w:autoSpaceDN w:val="0"/>
            </w:pPr>
          </w:p>
        </w:tc>
        <w:tc>
          <w:tcPr>
            <w:tcW w:w="1851" w:type="dxa"/>
          </w:tcPr>
          <w:p w14:paraId="264F1255" w14:textId="77777777" w:rsidR="00A15CCB" w:rsidRDefault="00A15CCB">
            <w:pPr>
              <w:autoSpaceDE w:val="0"/>
              <w:autoSpaceDN w:val="0"/>
            </w:pPr>
          </w:p>
        </w:tc>
        <w:tc>
          <w:tcPr>
            <w:tcW w:w="1114" w:type="dxa"/>
          </w:tcPr>
          <w:p w14:paraId="427F1E3F" w14:textId="77777777" w:rsidR="00A15CCB" w:rsidRDefault="00A15CCB">
            <w:pPr>
              <w:autoSpaceDE w:val="0"/>
              <w:autoSpaceDN w:val="0"/>
            </w:pPr>
          </w:p>
        </w:tc>
        <w:tc>
          <w:tcPr>
            <w:tcW w:w="1556" w:type="dxa"/>
          </w:tcPr>
          <w:p w14:paraId="21B828C9" w14:textId="77777777" w:rsidR="00A15CCB" w:rsidRDefault="00A15CCB">
            <w:pPr>
              <w:autoSpaceDE w:val="0"/>
              <w:autoSpaceDN w:val="0"/>
            </w:pPr>
          </w:p>
        </w:tc>
      </w:tr>
      <w:tr w:rsidR="00A15CCB" w14:paraId="3677E51B" w14:textId="77777777">
        <w:trPr>
          <w:cantSplit/>
          <w:trHeight w:val="397"/>
          <w:jc w:val="center"/>
        </w:trPr>
        <w:tc>
          <w:tcPr>
            <w:tcW w:w="555" w:type="dxa"/>
          </w:tcPr>
          <w:p w14:paraId="1F0A4881" w14:textId="77777777" w:rsidR="00A15CCB" w:rsidRDefault="00A15CCB">
            <w:pPr>
              <w:autoSpaceDE w:val="0"/>
              <w:autoSpaceDN w:val="0"/>
            </w:pPr>
          </w:p>
        </w:tc>
        <w:tc>
          <w:tcPr>
            <w:tcW w:w="4410" w:type="dxa"/>
          </w:tcPr>
          <w:p w14:paraId="688C49BD" w14:textId="77777777" w:rsidR="00A15CCB" w:rsidRDefault="00A15CCB">
            <w:pPr>
              <w:autoSpaceDE w:val="0"/>
              <w:autoSpaceDN w:val="0"/>
            </w:pPr>
          </w:p>
        </w:tc>
        <w:tc>
          <w:tcPr>
            <w:tcW w:w="3465" w:type="dxa"/>
          </w:tcPr>
          <w:p w14:paraId="68F5BF6F" w14:textId="77777777" w:rsidR="00A15CCB" w:rsidRDefault="00A15CCB">
            <w:pPr>
              <w:autoSpaceDE w:val="0"/>
              <w:autoSpaceDN w:val="0"/>
            </w:pPr>
          </w:p>
        </w:tc>
        <w:tc>
          <w:tcPr>
            <w:tcW w:w="1044" w:type="dxa"/>
          </w:tcPr>
          <w:p w14:paraId="36BDF51E" w14:textId="77777777" w:rsidR="00A15CCB" w:rsidRDefault="00A15CCB">
            <w:pPr>
              <w:autoSpaceDE w:val="0"/>
              <w:autoSpaceDN w:val="0"/>
            </w:pPr>
          </w:p>
        </w:tc>
        <w:tc>
          <w:tcPr>
            <w:tcW w:w="1851" w:type="dxa"/>
          </w:tcPr>
          <w:p w14:paraId="30715A0A" w14:textId="77777777" w:rsidR="00A15CCB" w:rsidRDefault="00A15CCB">
            <w:pPr>
              <w:autoSpaceDE w:val="0"/>
              <w:autoSpaceDN w:val="0"/>
            </w:pPr>
          </w:p>
        </w:tc>
        <w:tc>
          <w:tcPr>
            <w:tcW w:w="1114" w:type="dxa"/>
          </w:tcPr>
          <w:p w14:paraId="0797F8D2" w14:textId="77777777" w:rsidR="00A15CCB" w:rsidRDefault="00A15CCB">
            <w:pPr>
              <w:autoSpaceDE w:val="0"/>
              <w:autoSpaceDN w:val="0"/>
            </w:pPr>
          </w:p>
        </w:tc>
        <w:tc>
          <w:tcPr>
            <w:tcW w:w="1556" w:type="dxa"/>
          </w:tcPr>
          <w:p w14:paraId="6C3132D4" w14:textId="77777777" w:rsidR="00A15CCB" w:rsidRDefault="00A15CCB">
            <w:pPr>
              <w:autoSpaceDE w:val="0"/>
              <w:autoSpaceDN w:val="0"/>
            </w:pPr>
          </w:p>
        </w:tc>
      </w:tr>
      <w:tr w:rsidR="00A15CCB" w14:paraId="7ACA5665" w14:textId="77777777">
        <w:trPr>
          <w:cantSplit/>
          <w:trHeight w:val="397"/>
          <w:jc w:val="center"/>
        </w:trPr>
        <w:tc>
          <w:tcPr>
            <w:tcW w:w="555" w:type="dxa"/>
          </w:tcPr>
          <w:p w14:paraId="309CFA7A" w14:textId="77777777" w:rsidR="00A15CCB" w:rsidRDefault="00A15CCB">
            <w:pPr>
              <w:autoSpaceDE w:val="0"/>
              <w:autoSpaceDN w:val="0"/>
            </w:pPr>
          </w:p>
        </w:tc>
        <w:tc>
          <w:tcPr>
            <w:tcW w:w="4410" w:type="dxa"/>
          </w:tcPr>
          <w:p w14:paraId="1141E09B" w14:textId="77777777" w:rsidR="00A15CCB" w:rsidRDefault="00A15CCB">
            <w:pPr>
              <w:autoSpaceDE w:val="0"/>
              <w:autoSpaceDN w:val="0"/>
            </w:pPr>
          </w:p>
        </w:tc>
        <w:tc>
          <w:tcPr>
            <w:tcW w:w="3465" w:type="dxa"/>
          </w:tcPr>
          <w:p w14:paraId="27525C52" w14:textId="77777777" w:rsidR="00A15CCB" w:rsidRDefault="00A15CCB">
            <w:pPr>
              <w:autoSpaceDE w:val="0"/>
              <w:autoSpaceDN w:val="0"/>
            </w:pPr>
          </w:p>
        </w:tc>
        <w:tc>
          <w:tcPr>
            <w:tcW w:w="1044" w:type="dxa"/>
          </w:tcPr>
          <w:p w14:paraId="1DAC909B" w14:textId="77777777" w:rsidR="00A15CCB" w:rsidRDefault="00A15CCB">
            <w:pPr>
              <w:autoSpaceDE w:val="0"/>
              <w:autoSpaceDN w:val="0"/>
            </w:pPr>
          </w:p>
        </w:tc>
        <w:tc>
          <w:tcPr>
            <w:tcW w:w="1851" w:type="dxa"/>
          </w:tcPr>
          <w:p w14:paraId="0034437C" w14:textId="77777777" w:rsidR="00A15CCB" w:rsidRDefault="00A15CCB">
            <w:pPr>
              <w:autoSpaceDE w:val="0"/>
              <w:autoSpaceDN w:val="0"/>
            </w:pPr>
          </w:p>
        </w:tc>
        <w:tc>
          <w:tcPr>
            <w:tcW w:w="1114" w:type="dxa"/>
          </w:tcPr>
          <w:p w14:paraId="700D8FDC" w14:textId="77777777" w:rsidR="00A15CCB" w:rsidRDefault="00A15CCB">
            <w:pPr>
              <w:autoSpaceDE w:val="0"/>
              <w:autoSpaceDN w:val="0"/>
            </w:pPr>
          </w:p>
        </w:tc>
        <w:tc>
          <w:tcPr>
            <w:tcW w:w="1556" w:type="dxa"/>
          </w:tcPr>
          <w:p w14:paraId="5354E462" w14:textId="77777777" w:rsidR="00A15CCB" w:rsidRDefault="00A15CCB">
            <w:pPr>
              <w:autoSpaceDE w:val="0"/>
              <w:autoSpaceDN w:val="0"/>
            </w:pPr>
          </w:p>
        </w:tc>
      </w:tr>
      <w:tr w:rsidR="00A15CCB" w14:paraId="229FCFC6" w14:textId="77777777">
        <w:trPr>
          <w:cantSplit/>
          <w:trHeight w:val="397"/>
          <w:jc w:val="center"/>
        </w:trPr>
        <w:tc>
          <w:tcPr>
            <w:tcW w:w="555" w:type="dxa"/>
          </w:tcPr>
          <w:p w14:paraId="3F6155E1" w14:textId="77777777" w:rsidR="00A15CCB" w:rsidRDefault="00A15CCB">
            <w:pPr>
              <w:autoSpaceDE w:val="0"/>
              <w:autoSpaceDN w:val="0"/>
            </w:pPr>
          </w:p>
        </w:tc>
        <w:tc>
          <w:tcPr>
            <w:tcW w:w="4410" w:type="dxa"/>
          </w:tcPr>
          <w:p w14:paraId="142875E1" w14:textId="77777777" w:rsidR="00A15CCB" w:rsidRDefault="00A15CCB">
            <w:pPr>
              <w:autoSpaceDE w:val="0"/>
              <w:autoSpaceDN w:val="0"/>
            </w:pPr>
          </w:p>
        </w:tc>
        <w:tc>
          <w:tcPr>
            <w:tcW w:w="3465" w:type="dxa"/>
          </w:tcPr>
          <w:p w14:paraId="6F3EE3BF" w14:textId="77777777" w:rsidR="00A15CCB" w:rsidRDefault="00A15CCB">
            <w:pPr>
              <w:autoSpaceDE w:val="0"/>
              <w:autoSpaceDN w:val="0"/>
            </w:pPr>
          </w:p>
        </w:tc>
        <w:tc>
          <w:tcPr>
            <w:tcW w:w="1044" w:type="dxa"/>
          </w:tcPr>
          <w:p w14:paraId="5AB3FA44" w14:textId="77777777" w:rsidR="00A15CCB" w:rsidRDefault="00A15CCB">
            <w:pPr>
              <w:autoSpaceDE w:val="0"/>
              <w:autoSpaceDN w:val="0"/>
            </w:pPr>
          </w:p>
        </w:tc>
        <w:tc>
          <w:tcPr>
            <w:tcW w:w="1851" w:type="dxa"/>
          </w:tcPr>
          <w:p w14:paraId="4594E17D" w14:textId="77777777" w:rsidR="00A15CCB" w:rsidRDefault="00A15CCB">
            <w:pPr>
              <w:autoSpaceDE w:val="0"/>
              <w:autoSpaceDN w:val="0"/>
            </w:pPr>
          </w:p>
        </w:tc>
        <w:tc>
          <w:tcPr>
            <w:tcW w:w="1114" w:type="dxa"/>
          </w:tcPr>
          <w:p w14:paraId="7B9B49A1" w14:textId="77777777" w:rsidR="00A15CCB" w:rsidRDefault="00A15CCB">
            <w:pPr>
              <w:autoSpaceDE w:val="0"/>
              <w:autoSpaceDN w:val="0"/>
            </w:pPr>
          </w:p>
        </w:tc>
        <w:tc>
          <w:tcPr>
            <w:tcW w:w="1556" w:type="dxa"/>
          </w:tcPr>
          <w:p w14:paraId="0F64A1CC" w14:textId="77777777" w:rsidR="00A15CCB" w:rsidRDefault="00A15CCB">
            <w:pPr>
              <w:autoSpaceDE w:val="0"/>
              <w:autoSpaceDN w:val="0"/>
            </w:pPr>
          </w:p>
        </w:tc>
      </w:tr>
      <w:tr w:rsidR="00A15CCB" w14:paraId="78CBFA72" w14:textId="77777777">
        <w:trPr>
          <w:cantSplit/>
          <w:trHeight w:val="397"/>
          <w:jc w:val="center"/>
        </w:trPr>
        <w:tc>
          <w:tcPr>
            <w:tcW w:w="555" w:type="dxa"/>
          </w:tcPr>
          <w:p w14:paraId="67F2AF67" w14:textId="77777777" w:rsidR="00A15CCB" w:rsidRDefault="00A15CCB">
            <w:pPr>
              <w:autoSpaceDE w:val="0"/>
              <w:autoSpaceDN w:val="0"/>
            </w:pPr>
          </w:p>
        </w:tc>
        <w:tc>
          <w:tcPr>
            <w:tcW w:w="4410" w:type="dxa"/>
          </w:tcPr>
          <w:p w14:paraId="643FDF67" w14:textId="77777777" w:rsidR="00A15CCB" w:rsidRDefault="00A15CCB">
            <w:pPr>
              <w:autoSpaceDE w:val="0"/>
              <w:autoSpaceDN w:val="0"/>
            </w:pPr>
          </w:p>
        </w:tc>
        <w:tc>
          <w:tcPr>
            <w:tcW w:w="3465" w:type="dxa"/>
          </w:tcPr>
          <w:p w14:paraId="016A5C39" w14:textId="77777777" w:rsidR="00A15CCB" w:rsidRDefault="00A15CCB">
            <w:pPr>
              <w:autoSpaceDE w:val="0"/>
              <w:autoSpaceDN w:val="0"/>
            </w:pPr>
          </w:p>
        </w:tc>
        <w:tc>
          <w:tcPr>
            <w:tcW w:w="1044" w:type="dxa"/>
          </w:tcPr>
          <w:p w14:paraId="6860961A" w14:textId="77777777" w:rsidR="00A15CCB" w:rsidRDefault="00A15CCB">
            <w:pPr>
              <w:autoSpaceDE w:val="0"/>
              <w:autoSpaceDN w:val="0"/>
            </w:pPr>
          </w:p>
        </w:tc>
        <w:tc>
          <w:tcPr>
            <w:tcW w:w="1851" w:type="dxa"/>
          </w:tcPr>
          <w:p w14:paraId="5C6B4168" w14:textId="77777777" w:rsidR="00A15CCB" w:rsidRDefault="00A15CCB">
            <w:pPr>
              <w:autoSpaceDE w:val="0"/>
              <w:autoSpaceDN w:val="0"/>
            </w:pPr>
          </w:p>
        </w:tc>
        <w:tc>
          <w:tcPr>
            <w:tcW w:w="1114" w:type="dxa"/>
          </w:tcPr>
          <w:p w14:paraId="19B90F8C" w14:textId="77777777" w:rsidR="00A15CCB" w:rsidRDefault="00A15CCB">
            <w:pPr>
              <w:autoSpaceDE w:val="0"/>
              <w:autoSpaceDN w:val="0"/>
            </w:pPr>
          </w:p>
        </w:tc>
        <w:tc>
          <w:tcPr>
            <w:tcW w:w="1556" w:type="dxa"/>
          </w:tcPr>
          <w:p w14:paraId="6B961C63" w14:textId="77777777" w:rsidR="00A15CCB" w:rsidRDefault="00A15CCB">
            <w:pPr>
              <w:autoSpaceDE w:val="0"/>
              <w:autoSpaceDN w:val="0"/>
            </w:pPr>
          </w:p>
        </w:tc>
      </w:tr>
      <w:tr w:rsidR="00A15CCB" w14:paraId="44EF4FC3" w14:textId="77777777">
        <w:trPr>
          <w:cantSplit/>
          <w:trHeight w:val="397"/>
          <w:jc w:val="center"/>
        </w:trPr>
        <w:tc>
          <w:tcPr>
            <w:tcW w:w="4965" w:type="dxa"/>
            <w:gridSpan w:val="2"/>
          </w:tcPr>
          <w:p w14:paraId="4453EA9D" w14:textId="77777777" w:rsidR="00A15CCB" w:rsidRDefault="00D976B0">
            <w:pPr>
              <w:autoSpaceDE w:val="0"/>
              <w:autoSpaceDN w:val="0"/>
              <w:jc w:val="center"/>
            </w:pPr>
            <w:r>
              <w:rPr>
                <w:rFonts w:hint="eastAsia"/>
                <w:sz w:val="24"/>
                <w:szCs w:val="24"/>
              </w:rPr>
              <w:t>量大及价高测试化验费合计</w:t>
            </w:r>
          </w:p>
        </w:tc>
        <w:tc>
          <w:tcPr>
            <w:tcW w:w="3465" w:type="dxa"/>
            <w:vAlign w:val="center"/>
          </w:tcPr>
          <w:p w14:paraId="625C64F8" w14:textId="77777777" w:rsidR="00A15CCB" w:rsidRDefault="00D976B0">
            <w:pPr>
              <w:autoSpaceDE w:val="0"/>
              <w:autoSpaceDN w:val="0"/>
              <w:jc w:val="center"/>
            </w:pPr>
            <w:r>
              <w:rPr>
                <w:rFonts w:hint="eastAsia"/>
                <w:sz w:val="24"/>
                <w:szCs w:val="24"/>
              </w:rPr>
              <w:t>/</w:t>
            </w:r>
          </w:p>
        </w:tc>
        <w:tc>
          <w:tcPr>
            <w:tcW w:w="1044" w:type="dxa"/>
            <w:vAlign w:val="center"/>
          </w:tcPr>
          <w:p w14:paraId="0D9A796E" w14:textId="77777777" w:rsidR="00A15CCB" w:rsidRDefault="00D976B0">
            <w:pPr>
              <w:autoSpaceDE w:val="0"/>
              <w:autoSpaceDN w:val="0"/>
              <w:jc w:val="center"/>
            </w:pPr>
            <w:r>
              <w:rPr>
                <w:rFonts w:hint="eastAsia"/>
                <w:sz w:val="24"/>
                <w:szCs w:val="24"/>
              </w:rPr>
              <w:t>/</w:t>
            </w:r>
          </w:p>
        </w:tc>
        <w:tc>
          <w:tcPr>
            <w:tcW w:w="1851" w:type="dxa"/>
            <w:vAlign w:val="center"/>
          </w:tcPr>
          <w:p w14:paraId="7A3123AF" w14:textId="77777777" w:rsidR="00A15CCB" w:rsidRDefault="00D976B0">
            <w:pPr>
              <w:autoSpaceDE w:val="0"/>
              <w:autoSpaceDN w:val="0"/>
              <w:jc w:val="center"/>
            </w:pPr>
            <w:r>
              <w:rPr>
                <w:rFonts w:hint="eastAsia"/>
                <w:sz w:val="24"/>
                <w:szCs w:val="24"/>
              </w:rPr>
              <w:t>/</w:t>
            </w:r>
          </w:p>
        </w:tc>
        <w:tc>
          <w:tcPr>
            <w:tcW w:w="1114" w:type="dxa"/>
            <w:vAlign w:val="center"/>
          </w:tcPr>
          <w:p w14:paraId="4A32EFA7" w14:textId="77777777" w:rsidR="00A15CCB" w:rsidRDefault="00D976B0">
            <w:pPr>
              <w:autoSpaceDE w:val="0"/>
              <w:autoSpaceDN w:val="0"/>
              <w:jc w:val="center"/>
            </w:pPr>
            <w:r>
              <w:rPr>
                <w:rFonts w:hint="eastAsia"/>
                <w:sz w:val="24"/>
                <w:szCs w:val="24"/>
              </w:rPr>
              <w:t>/</w:t>
            </w:r>
          </w:p>
        </w:tc>
        <w:tc>
          <w:tcPr>
            <w:tcW w:w="1556" w:type="dxa"/>
          </w:tcPr>
          <w:p w14:paraId="1F20B5E8" w14:textId="77777777" w:rsidR="00A15CCB" w:rsidRDefault="00A15CCB">
            <w:pPr>
              <w:autoSpaceDE w:val="0"/>
              <w:autoSpaceDN w:val="0"/>
            </w:pPr>
          </w:p>
        </w:tc>
      </w:tr>
      <w:tr w:rsidR="00A15CCB" w14:paraId="4E2C62EA" w14:textId="77777777">
        <w:trPr>
          <w:cantSplit/>
          <w:trHeight w:val="397"/>
          <w:jc w:val="center"/>
        </w:trPr>
        <w:tc>
          <w:tcPr>
            <w:tcW w:w="4965" w:type="dxa"/>
            <w:gridSpan w:val="2"/>
          </w:tcPr>
          <w:p w14:paraId="2BD3B472" w14:textId="77777777" w:rsidR="00A15CCB" w:rsidRDefault="00D976B0">
            <w:pPr>
              <w:autoSpaceDE w:val="0"/>
              <w:autoSpaceDN w:val="0"/>
              <w:jc w:val="center"/>
            </w:pPr>
            <w:r>
              <w:rPr>
                <w:rFonts w:hint="eastAsia"/>
                <w:sz w:val="24"/>
                <w:szCs w:val="24"/>
              </w:rPr>
              <w:t>其他测试化验费</w:t>
            </w:r>
          </w:p>
        </w:tc>
        <w:tc>
          <w:tcPr>
            <w:tcW w:w="3465" w:type="dxa"/>
            <w:vAlign w:val="center"/>
          </w:tcPr>
          <w:p w14:paraId="73BE53A0" w14:textId="77777777" w:rsidR="00A15CCB" w:rsidRDefault="00D976B0">
            <w:pPr>
              <w:autoSpaceDE w:val="0"/>
              <w:autoSpaceDN w:val="0"/>
              <w:jc w:val="center"/>
            </w:pPr>
            <w:r>
              <w:rPr>
                <w:rFonts w:hint="eastAsia"/>
                <w:sz w:val="24"/>
                <w:szCs w:val="24"/>
              </w:rPr>
              <w:t>/</w:t>
            </w:r>
          </w:p>
        </w:tc>
        <w:tc>
          <w:tcPr>
            <w:tcW w:w="1044" w:type="dxa"/>
            <w:vAlign w:val="center"/>
          </w:tcPr>
          <w:p w14:paraId="679B15A3" w14:textId="77777777" w:rsidR="00A15CCB" w:rsidRDefault="00D976B0">
            <w:pPr>
              <w:autoSpaceDE w:val="0"/>
              <w:autoSpaceDN w:val="0"/>
              <w:jc w:val="center"/>
            </w:pPr>
            <w:r>
              <w:rPr>
                <w:rFonts w:hint="eastAsia"/>
                <w:sz w:val="24"/>
                <w:szCs w:val="24"/>
              </w:rPr>
              <w:t>/</w:t>
            </w:r>
          </w:p>
        </w:tc>
        <w:tc>
          <w:tcPr>
            <w:tcW w:w="1851" w:type="dxa"/>
            <w:vAlign w:val="center"/>
          </w:tcPr>
          <w:p w14:paraId="4399F970" w14:textId="77777777" w:rsidR="00A15CCB" w:rsidRDefault="00D976B0">
            <w:pPr>
              <w:autoSpaceDE w:val="0"/>
              <w:autoSpaceDN w:val="0"/>
              <w:jc w:val="center"/>
            </w:pPr>
            <w:r>
              <w:rPr>
                <w:rFonts w:hint="eastAsia"/>
                <w:sz w:val="24"/>
                <w:szCs w:val="24"/>
              </w:rPr>
              <w:t>/</w:t>
            </w:r>
          </w:p>
        </w:tc>
        <w:tc>
          <w:tcPr>
            <w:tcW w:w="1114" w:type="dxa"/>
            <w:vAlign w:val="center"/>
          </w:tcPr>
          <w:p w14:paraId="050314C2" w14:textId="77777777" w:rsidR="00A15CCB" w:rsidRDefault="00D976B0">
            <w:pPr>
              <w:autoSpaceDE w:val="0"/>
              <w:autoSpaceDN w:val="0"/>
              <w:jc w:val="center"/>
            </w:pPr>
            <w:r>
              <w:rPr>
                <w:rFonts w:hint="eastAsia"/>
                <w:sz w:val="24"/>
                <w:szCs w:val="24"/>
              </w:rPr>
              <w:t>/</w:t>
            </w:r>
          </w:p>
        </w:tc>
        <w:tc>
          <w:tcPr>
            <w:tcW w:w="1556" w:type="dxa"/>
          </w:tcPr>
          <w:p w14:paraId="62400C80" w14:textId="77777777" w:rsidR="00A15CCB" w:rsidRDefault="00A15CCB">
            <w:pPr>
              <w:autoSpaceDE w:val="0"/>
              <w:autoSpaceDN w:val="0"/>
            </w:pPr>
          </w:p>
        </w:tc>
      </w:tr>
      <w:tr w:rsidR="00A15CCB" w14:paraId="7EE16C00" w14:textId="77777777">
        <w:trPr>
          <w:cantSplit/>
          <w:trHeight w:val="397"/>
          <w:jc w:val="center"/>
        </w:trPr>
        <w:tc>
          <w:tcPr>
            <w:tcW w:w="4965" w:type="dxa"/>
            <w:gridSpan w:val="2"/>
            <w:vAlign w:val="center"/>
          </w:tcPr>
          <w:p w14:paraId="17DB91BD" w14:textId="77777777" w:rsidR="00A15CCB" w:rsidRDefault="00D976B0">
            <w:pPr>
              <w:autoSpaceDE w:val="0"/>
              <w:autoSpaceDN w:val="0"/>
              <w:jc w:val="center"/>
            </w:pPr>
            <w:r>
              <w:rPr>
                <w:rFonts w:hint="eastAsia"/>
                <w:sz w:val="24"/>
                <w:szCs w:val="24"/>
              </w:rPr>
              <w:t>累计</w:t>
            </w:r>
          </w:p>
        </w:tc>
        <w:tc>
          <w:tcPr>
            <w:tcW w:w="3465" w:type="dxa"/>
            <w:vAlign w:val="center"/>
          </w:tcPr>
          <w:p w14:paraId="5D72B442" w14:textId="77777777" w:rsidR="00A15CCB" w:rsidRDefault="00D976B0">
            <w:pPr>
              <w:autoSpaceDE w:val="0"/>
              <w:autoSpaceDN w:val="0"/>
              <w:jc w:val="center"/>
            </w:pPr>
            <w:r>
              <w:rPr>
                <w:rFonts w:hint="eastAsia"/>
                <w:sz w:val="24"/>
                <w:szCs w:val="24"/>
              </w:rPr>
              <w:t>/</w:t>
            </w:r>
          </w:p>
        </w:tc>
        <w:tc>
          <w:tcPr>
            <w:tcW w:w="1044" w:type="dxa"/>
            <w:vAlign w:val="center"/>
          </w:tcPr>
          <w:p w14:paraId="147A3573" w14:textId="77777777" w:rsidR="00A15CCB" w:rsidRDefault="00D976B0">
            <w:pPr>
              <w:autoSpaceDE w:val="0"/>
              <w:autoSpaceDN w:val="0"/>
              <w:jc w:val="center"/>
            </w:pPr>
            <w:r>
              <w:rPr>
                <w:rFonts w:hint="eastAsia"/>
                <w:sz w:val="24"/>
                <w:szCs w:val="24"/>
              </w:rPr>
              <w:t>/</w:t>
            </w:r>
          </w:p>
        </w:tc>
        <w:tc>
          <w:tcPr>
            <w:tcW w:w="1851" w:type="dxa"/>
            <w:vAlign w:val="center"/>
          </w:tcPr>
          <w:p w14:paraId="2F613EB7" w14:textId="77777777" w:rsidR="00A15CCB" w:rsidRDefault="00D976B0">
            <w:pPr>
              <w:autoSpaceDE w:val="0"/>
              <w:autoSpaceDN w:val="0"/>
              <w:jc w:val="center"/>
            </w:pPr>
            <w:r>
              <w:rPr>
                <w:rFonts w:hint="eastAsia"/>
                <w:sz w:val="24"/>
                <w:szCs w:val="24"/>
              </w:rPr>
              <w:t>/</w:t>
            </w:r>
          </w:p>
        </w:tc>
        <w:tc>
          <w:tcPr>
            <w:tcW w:w="1114" w:type="dxa"/>
            <w:vAlign w:val="center"/>
          </w:tcPr>
          <w:p w14:paraId="40AFC653" w14:textId="77777777" w:rsidR="00A15CCB" w:rsidRDefault="00D976B0">
            <w:pPr>
              <w:autoSpaceDE w:val="0"/>
              <w:autoSpaceDN w:val="0"/>
              <w:jc w:val="center"/>
            </w:pPr>
            <w:r>
              <w:rPr>
                <w:rFonts w:hint="eastAsia"/>
                <w:sz w:val="24"/>
                <w:szCs w:val="24"/>
              </w:rPr>
              <w:t>/</w:t>
            </w:r>
          </w:p>
        </w:tc>
        <w:tc>
          <w:tcPr>
            <w:tcW w:w="1556" w:type="dxa"/>
          </w:tcPr>
          <w:p w14:paraId="325841CF" w14:textId="77777777" w:rsidR="00A15CCB" w:rsidRDefault="00A15CCB">
            <w:pPr>
              <w:autoSpaceDE w:val="0"/>
              <w:autoSpaceDN w:val="0"/>
              <w:jc w:val="right"/>
            </w:pPr>
          </w:p>
        </w:tc>
      </w:tr>
    </w:tbl>
    <w:p w14:paraId="28F938FB" w14:textId="77777777" w:rsidR="00A15CCB" w:rsidRDefault="00A15CCB">
      <w:pPr>
        <w:snapToGrid w:val="0"/>
        <w:spacing w:before="120" w:after="120" w:line="300" w:lineRule="auto"/>
        <w:jc w:val="center"/>
        <w:rPr>
          <w:rFonts w:eastAsia="黑体" w:hint="eastAsia"/>
          <w:sz w:val="28"/>
        </w:rPr>
      </w:pPr>
    </w:p>
    <w:p w14:paraId="7C0BCE1F" w14:textId="77777777" w:rsidR="00A15CCB" w:rsidRDefault="00A15CCB">
      <w:pPr>
        <w:ind w:firstLineChars="1600" w:firstLine="4480"/>
        <w:rPr>
          <w:rFonts w:eastAsia="黑体" w:hint="eastAsia"/>
          <w:sz w:val="28"/>
        </w:rPr>
        <w:sectPr w:rsidR="00A15CCB">
          <w:pgSz w:w="16838" w:h="11906" w:orient="landscape"/>
          <w:pgMar w:top="1797" w:right="1440" w:bottom="1797" w:left="1440" w:header="851" w:footer="992" w:gutter="0"/>
          <w:cols w:space="425"/>
          <w:docGrid w:type="lines" w:linePitch="312"/>
        </w:sectPr>
      </w:pPr>
    </w:p>
    <w:p w14:paraId="6BEF6C67" w14:textId="77777777" w:rsidR="00A15CCB" w:rsidRDefault="00D976B0">
      <w:pPr>
        <w:adjustRightInd/>
        <w:snapToGrid w:val="0"/>
        <w:spacing w:before="120" w:after="120" w:line="300" w:lineRule="auto"/>
        <w:jc w:val="center"/>
        <w:textAlignment w:val="auto"/>
        <w:rPr>
          <w:rFonts w:eastAsia="黑体" w:hint="eastAsia"/>
          <w:sz w:val="30"/>
          <w:szCs w:val="30"/>
        </w:rPr>
      </w:pPr>
      <w:r>
        <w:rPr>
          <w:rFonts w:eastAsia="黑体" w:hint="eastAsia"/>
          <w:sz w:val="30"/>
          <w:szCs w:val="30"/>
        </w:rPr>
        <w:lastRenderedPageBreak/>
        <w:t>项目预算说明书</w:t>
      </w:r>
    </w:p>
    <w:tbl>
      <w:tblPr>
        <w:tblW w:w="8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35"/>
      </w:tblGrid>
      <w:tr w:rsidR="00A15CCB" w14:paraId="03D26ACC" w14:textId="77777777">
        <w:trPr>
          <w:trHeight w:val="12748"/>
          <w:jc w:val="center"/>
        </w:trPr>
        <w:tc>
          <w:tcPr>
            <w:tcW w:w="8835" w:type="dxa"/>
          </w:tcPr>
          <w:p w14:paraId="5B1E900C" w14:textId="77777777" w:rsidR="00D63ADE" w:rsidRDefault="00D976B0">
            <w:pPr>
              <w:adjustRightInd/>
              <w:spacing w:beforeLines="100" w:before="312" w:line="240" w:lineRule="atLeast"/>
              <w:textAlignment w:val="auto"/>
              <w:rPr>
                <w:b/>
                <w:bCs/>
              </w:rPr>
              <w:pPrChange w:id="99" w:author="X Chen" w:date="2017-06-23T00:32:00Z">
                <w:pPr>
                  <w:keepNext/>
                  <w:keepLines/>
                  <w:adjustRightInd/>
                  <w:spacing w:beforeLines="100" w:before="312" w:after="64" w:line="240" w:lineRule="atLeast"/>
                  <w:textAlignment w:val="auto"/>
                </w:pPr>
              </w:pPrChange>
            </w:pPr>
            <w:r>
              <w:rPr>
                <w:rFonts w:hint="eastAsia"/>
                <w:sz w:val="24"/>
                <w:szCs w:val="24"/>
              </w:rPr>
              <w:t>对各科目支出的主要用途、与项目研究的相关性及测算方法、测算依据进行详细分析说明。（未对支出进行分析说明的，一般不予核定预算）</w:t>
            </w:r>
          </w:p>
          <w:p w14:paraId="3E88F41A" w14:textId="77777777" w:rsidR="00A15CCB" w:rsidRDefault="00D976B0">
            <w:pPr>
              <w:adjustRightInd/>
              <w:spacing w:line="360" w:lineRule="auto"/>
              <w:ind w:firstLineChars="200" w:firstLine="480"/>
              <w:textAlignment w:val="auto"/>
            </w:pPr>
            <w:r>
              <w:rPr>
                <w:rFonts w:hint="eastAsia"/>
                <w:sz w:val="24"/>
                <w:szCs w:val="24"/>
              </w:rPr>
              <w:t>一、设备费</w:t>
            </w:r>
          </w:p>
          <w:p w14:paraId="270957D2" w14:textId="77777777" w:rsidR="00A15CCB" w:rsidRDefault="00D976B0">
            <w:pPr>
              <w:adjustRightInd/>
              <w:spacing w:line="360" w:lineRule="auto"/>
              <w:ind w:leftChars="200" w:left="420"/>
              <w:textAlignment w:val="auto"/>
            </w:pPr>
            <w:r>
              <w:rPr>
                <w:rFonts w:hint="eastAsia"/>
                <w:sz w:val="24"/>
                <w:szCs w:val="24"/>
              </w:rPr>
              <w:t>（</w:t>
            </w:r>
            <w:r>
              <w:rPr>
                <w:rFonts w:hint="eastAsia"/>
                <w:sz w:val="24"/>
                <w:szCs w:val="24"/>
              </w:rPr>
              <w:t>1</w:t>
            </w:r>
            <w:r>
              <w:rPr>
                <w:rFonts w:hint="eastAsia"/>
                <w:sz w:val="24"/>
                <w:szCs w:val="24"/>
              </w:rPr>
              <w:t>）购置设备费</w:t>
            </w:r>
          </w:p>
          <w:p w14:paraId="2C7AECFB" w14:textId="77777777" w:rsidR="00A15CCB" w:rsidRDefault="00A15CCB">
            <w:pPr>
              <w:adjustRightInd/>
              <w:spacing w:line="360" w:lineRule="auto"/>
              <w:ind w:leftChars="200" w:left="420"/>
              <w:textAlignment w:val="auto"/>
            </w:pPr>
          </w:p>
          <w:p w14:paraId="02E21CEC" w14:textId="77777777" w:rsidR="00A15CCB" w:rsidRDefault="00A15CCB">
            <w:pPr>
              <w:adjustRightInd/>
              <w:spacing w:line="360" w:lineRule="auto"/>
              <w:ind w:leftChars="200" w:left="420"/>
              <w:textAlignment w:val="auto"/>
            </w:pPr>
          </w:p>
          <w:p w14:paraId="377C4501" w14:textId="77777777" w:rsidR="00A15CCB" w:rsidRDefault="00A15CCB">
            <w:pPr>
              <w:adjustRightInd/>
              <w:spacing w:line="240" w:lineRule="auto"/>
              <w:textAlignment w:val="auto"/>
            </w:pPr>
          </w:p>
          <w:p w14:paraId="357004D8" w14:textId="77777777" w:rsidR="00A15CCB" w:rsidRDefault="00D976B0">
            <w:pPr>
              <w:adjustRightInd/>
              <w:spacing w:line="360" w:lineRule="auto"/>
              <w:ind w:leftChars="200" w:left="420"/>
              <w:textAlignment w:val="auto"/>
            </w:pPr>
            <w:r>
              <w:rPr>
                <w:rFonts w:hint="eastAsia"/>
                <w:sz w:val="24"/>
                <w:szCs w:val="24"/>
              </w:rPr>
              <w:t>（</w:t>
            </w:r>
            <w:r>
              <w:rPr>
                <w:rFonts w:hint="eastAsia"/>
                <w:sz w:val="24"/>
                <w:szCs w:val="24"/>
              </w:rPr>
              <w:t>2</w:t>
            </w:r>
            <w:r>
              <w:rPr>
                <w:rFonts w:hint="eastAsia"/>
                <w:sz w:val="24"/>
                <w:szCs w:val="24"/>
              </w:rPr>
              <w:t>）研制设备费</w:t>
            </w:r>
          </w:p>
          <w:p w14:paraId="257695E8" w14:textId="77777777" w:rsidR="00A15CCB" w:rsidRDefault="00A15CCB">
            <w:pPr>
              <w:adjustRightInd/>
              <w:spacing w:line="360" w:lineRule="auto"/>
              <w:ind w:leftChars="200" w:left="420"/>
              <w:textAlignment w:val="auto"/>
            </w:pPr>
          </w:p>
          <w:p w14:paraId="5161AB0A" w14:textId="77777777" w:rsidR="00A15CCB" w:rsidRDefault="00A15CCB">
            <w:pPr>
              <w:adjustRightInd/>
              <w:spacing w:line="360" w:lineRule="auto"/>
              <w:ind w:leftChars="200" w:left="420"/>
              <w:textAlignment w:val="auto"/>
            </w:pPr>
          </w:p>
          <w:p w14:paraId="2AEB7C98" w14:textId="77777777" w:rsidR="00A15CCB" w:rsidRDefault="00A15CCB">
            <w:pPr>
              <w:adjustRightInd/>
              <w:spacing w:line="240" w:lineRule="auto"/>
              <w:textAlignment w:val="auto"/>
            </w:pPr>
          </w:p>
          <w:p w14:paraId="2717A485" w14:textId="77777777" w:rsidR="00A15CCB" w:rsidRDefault="00D976B0">
            <w:pPr>
              <w:adjustRightInd/>
              <w:spacing w:line="360" w:lineRule="auto"/>
              <w:ind w:leftChars="200" w:left="420"/>
              <w:textAlignment w:val="auto"/>
            </w:pPr>
            <w:r>
              <w:rPr>
                <w:rFonts w:hint="eastAsia"/>
                <w:sz w:val="24"/>
                <w:szCs w:val="24"/>
              </w:rPr>
              <w:t>（</w:t>
            </w:r>
            <w:r>
              <w:rPr>
                <w:rFonts w:hint="eastAsia"/>
                <w:sz w:val="24"/>
                <w:szCs w:val="24"/>
              </w:rPr>
              <w:t>3</w:t>
            </w:r>
            <w:r>
              <w:rPr>
                <w:rFonts w:hint="eastAsia"/>
                <w:sz w:val="24"/>
                <w:szCs w:val="24"/>
              </w:rPr>
              <w:t>）设备改造与租赁费</w:t>
            </w:r>
          </w:p>
          <w:p w14:paraId="510F38DD" w14:textId="77777777" w:rsidR="00A15CCB" w:rsidRDefault="00A15CCB">
            <w:pPr>
              <w:adjustRightInd/>
              <w:spacing w:line="360" w:lineRule="auto"/>
              <w:ind w:leftChars="200" w:left="420"/>
              <w:textAlignment w:val="auto"/>
            </w:pPr>
          </w:p>
          <w:p w14:paraId="5005591D" w14:textId="77777777" w:rsidR="00A15CCB" w:rsidRDefault="00A15CCB">
            <w:pPr>
              <w:adjustRightInd/>
              <w:spacing w:line="360" w:lineRule="auto"/>
              <w:ind w:leftChars="200" w:left="420"/>
              <w:textAlignment w:val="auto"/>
            </w:pPr>
          </w:p>
          <w:p w14:paraId="78389DC6" w14:textId="77777777" w:rsidR="00A15CCB" w:rsidRDefault="00A15CCB">
            <w:pPr>
              <w:adjustRightInd/>
              <w:spacing w:line="240" w:lineRule="auto"/>
              <w:textAlignment w:val="auto"/>
            </w:pPr>
          </w:p>
          <w:p w14:paraId="2F09B8E1" w14:textId="77777777" w:rsidR="00A15CCB" w:rsidRDefault="00D976B0">
            <w:pPr>
              <w:adjustRightInd/>
              <w:spacing w:line="360" w:lineRule="auto"/>
              <w:ind w:firstLineChars="200" w:firstLine="480"/>
              <w:textAlignment w:val="auto"/>
              <w:rPr>
                <w:rFonts w:ascii="SimSun" w:hAnsi="SimSun"/>
              </w:rPr>
            </w:pPr>
            <w:r>
              <w:rPr>
                <w:rFonts w:hint="eastAsia"/>
                <w:sz w:val="24"/>
                <w:szCs w:val="24"/>
              </w:rPr>
              <w:t>二、材料费</w:t>
            </w:r>
            <w:r>
              <w:rPr>
                <w:rFonts w:ascii="SimSun" w:hAnsi="SimSun" w:hint="eastAsia"/>
                <w:sz w:val="24"/>
                <w:szCs w:val="24"/>
              </w:rPr>
              <w:t>（请说明购置的各种材料与研究任务的关系和必要性、所需数量的测算依据，并详细列示各种材料的名称、购买单价、购买数量以及总金额。对于大宗及贵重材料，即研究过程中消耗数量较多或单位价格较高的材料，应分类说明其名称及总额等。）</w:t>
            </w:r>
          </w:p>
          <w:p w14:paraId="230664A2" w14:textId="77777777" w:rsidR="00A15CCB" w:rsidRDefault="00A15CCB">
            <w:pPr>
              <w:adjustRightInd/>
              <w:spacing w:line="360" w:lineRule="auto"/>
              <w:ind w:leftChars="200" w:left="420"/>
              <w:textAlignment w:val="auto"/>
            </w:pPr>
          </w:p>
          <w:p w14:paraId="474F6CF9" w14:textId="77777777" w:rsidR="00A15CCB" w:rsidRDefault="00A15CCB">
            <w:pPr>
              <w:adjustRightInd/>
              <w:spacing w:line="240" w:lineRule="auto"/>
              <w:textAlignment w:val="auto"/>
            </w:pPr>
          </w:p>
          <w:p w14:paraId="4D14694B" w14:textId="77777777" w:rsidR="00A15CCB" w:rsidRDefault="00A15CCB">
            <w:pPr>
              <w:adjustRightInd/>
              <w:spacing w:line="240" w:lineRule="auto"/>
              <w:textAlignment w:val="auto"/>
            </w:pPr>
          </w:p>
          <w:p w14:paraId="23183E1C" w14:textId="77777777" w:rsidR="00A15CCB" w:rsidRDefault="00A15CCB">
            <w:pPr>
              <w:adjustRightInd/>
              <w:spacing w:line="360" w:lineRule="auto"/>
              <w:ind w:leftChars="200" w:left="420"/>
              <w:textAlignment w:val="auto"/>
            </w:pPr>
          </w:p>
          <w:p w14:paraId="7413862B" w14:textId="77777777" w:rsidR="00A15CCB" w:rsidRDefault="00D976B0">
            <w:pPr>
              <w:adjustRightInd/>
              <w:spacing w:line="360" w:lineRule="auto"/>
              <w:ind w:firstLineChars="200" w:firstLine="480"/>
              <w:textAlignment w:val="auto"/>
              <w:rPr>
                <w:rFonts w:ascii="SimSun" w:hAnsi="SimSun"/>
              </w:rPr>
            </w:pPr>
            <w:r>
              <w:rPr>
                <w:rFonts w:hint="eastAsia"/>
                <w:sz w:val="24"/>
                <w:szCs w:val="24"/>
              </w:rPr>
              <w:t>三、测试化验加工及计算分析费</w:t>
            </w:r>
            <w:r>
              <w:rPr>
                <w:rFonts w:ascii="SimSun" w:hAnsi="SimSun" w:hint="eastAsia"/>
                <w:sz w:val="24"/>
                <w:szCs w:val="24"/>
              </w:rPr>
              <w:t>（请说明预算的各种测试化验加工与计算分析项目与研究任务的相关性和必要性、次数的测算依据以及委托该单位的理由等。对量大及价高测试化验加工及计算分析，即指项目研究过程中数量较多或单位价格较高的测试加工及计算分析，应分类说明其名称及总额等。）</w:t>
            </w:r>
          </w:p>
          <w:p w14:paraId="2C0F2332" w14:textId="77777777" w:rsidR="00A15CCB" w:rsidRDefault="00A15CCB">
            <w:pPr>
              <w:adjustRightInd/>
              <w:spacing w:line="360" w:lineRule="auto"/>
              <w:ind w:leftChars="200" w:left="420"/>
              <w:textAlignment w:val="auto"/>
            </w:pPr>
          </w:p>
          <w:p w14:paraId="5BC60D81" w14:textId="77777777" w:rsidR="00A15CCB" w:rsidRDefault="00A15CCB">
            <w:pPr>
              <w:adjustRightInd/>
              <w:spacing w:line="240" w:lineRule="auto"/>
              <w:textAlignment w:val="auto"/>
            </w:pPr>
          </w:p>
          <w:p w14:paraId="5800ED9F" w14:textId="77777777" w:rsidR="00A15CCB" w:rsidRDefault="00A15CCB">
            <w:pPr>
              <w:adjustRightInd/>
              <w:spacing w:line="360" w:lineRule="auto"/>
              <w:ind w:leftChars="200" w:left="420"/>
              <w:textAlignment w:val="auto"/>
            </w:pPr>
          </w:p>
          <w:p w14:paraId="36A8CBD9" w14:textId="77777777" w:rsidR="00A15CCB" w:rsidRDefault="00A15CCB">
            <w:pPr>
              <w:adjustRightInd/>
              <w:spacing w:line="360" w:lineRule="auto"/>
              <w:ind w:leftChars="200" w:left="420"/>
              <w:textAlignment w:val="auto"/>
            </w:pPr>
          </w:p>
          <w:p w14:paraId="04A10A91" w14:textId="77777777" w:rsidR="00A15CCB" w:rsidRDefault="00A15CCB">
            <w:pPr>
              <w:adjustRightInd/>
              <w:spacing w:line="240" w:lineRule="auto"/>
              <w:textAlignment w:val="auto"/>
            </w:pPr>
          </w:p>
          <w:p w14:paraId="311F2223" w14:textId="77777777" w:rsidR="00A15CCB" w:rsidRDefault="00D976B0">
            <w:pPr>
              <w:adjustRightInd/>
              <w:spacing w:line="360" w:lineRule="auto"/>
              <w:ind w:leftChars="200" w:left="420"/>
              <w:textAlignment w:val="auto"/>
            </w:pPr>
            <w:r>
              <w:rPr>
                <w:rFonts w:hint="eastAsia"/>
                <w:sz w:val="24"/>
                <w:szCs w:val="24"/>
              </w:rPr>
              <w:t>四、燃料动力费</w:t>
            </w:r>
          </w:p>
          <w:p w14:paraId="126D5ACE" w14:textId="77777777" w:rsidR="00A15CCB" w:rsidRDefault="00A15CCB">
            <w:pPr>
              <w:adjustRightInd/>
              <w:spacing w:line="360" w:lineRule="auto"/>
              <w:ind w:leftChars="200" w:left="420"/>
              <w:textAlignment w:val="auto"/>
            </w:pPr>
          </w:p>
          <w:p w14:paraId="08414C42" w14:textId="77777777" w:rsidR="00A15CCB" w:rsidRDefault="00A15CCB">
            <w:pPr>
              <w:adjustRightInd/>
              <w:spacing w:line="240" w:lineRule="auto"/>
              <w:textAlignment w:val="auto"/>
            </w:pPr>
          </w:p>
          <w:p w14:paraId="4C173506" w14:textId="77777777" w:rsidR="00A15CCB" w:rsidRDefault="00A15CCB">
            <w:pPr>
              <w:adjustRightInd/>
              <w:spacing w:line="360" w:lineRule="auto"/>
              <w:ind w:leftChars="200" w:left="420"/>
              <w:textAlignment w:val="auto"/>
            </w:pPr>
          </w:p>
          <w:p w14:paraId="315A1819" w14:textId="77777777" w:rsidR="00A15CCB" w:rsidRDefault="00D976B0">
            <w:pPr>
              <w:adjustRightInd/>
              <w:spacing w:line="360" w:lineRule="auto"/>
              <w:ind w:leftChars="200" w:left="420"/>
              <w:textAlignment w:val="auto"/>
            </w:pPr>
            <w:r>
              <w:rPr>
                <w:rFonts w:hint="eastAsia"/>
                <w:sz w:val="24"/>
                <w:szCs w:val="24"/>
              </w:rPr>
              <w:t>五、差旅</w:t>
            </w:r>
            <w:r>
              <w:rPr>
                <w:rFonts w:hint="eastAsia"/>
                <w:sz w:val="24"/>
                <w:szCs w:val="24"/>
              </w:rPr>
              <w:t>/</w:t>
            </w:r>
            <w:r>
              <w:rPr>
                <w:rFonts w:hint="eastAsia"/>
                <w:sz w:val="24"/>
                <w:szCs w:val="24"/>
              </w:rPr>
              <w:t>会议</w:t>
            </w:r>
            <w:r>
              <w:rPr>
                <w:rFonts w:hint="eastAsia"/>
                <w:sz w:val="24"/>
                <w:szCs w:val="24"/>
              </w:rPr>
              <w:t>/</w:t>
            </w:r>
            <w:r>
              <w:rPr>
                <w:rFonts w:hint="eastAsia"/>
                <w:sz w:val="24"/>
                <w:szCs w:val="24"/>
              </w:rPr>
              <w:t>国际合作与交流费</w:t>
            </w:r>
          </w:p>
          <w:p w14:paraId="685B46A7" w14:textId="77777777" w:rsidR="00A15CCB" w:rsidRDefault="00A15CCB">
            <w:pPr>
              <w:adjustRightInd/>
              <w:spacing w:line="360" w:lineRule="auto"/>
              <w:ind w:leftChars="200" w:left="420"/>
              <w:textAlignment w:val="auto"/>
            </w:pPr>
          </w:p>
          <w:p w14:paraId="10B27121" w14:textId="77777777" w:rsidR="00A15CCB" w:rsidRDefault="00A15CCB">
            <w:pPr>
              <w:adjustRightInd/>
              <w:spacing w:line="240" w:lineRule="auto"/>
              <w:textAlignment w:val="auto"/>
            </w:pPr>
          </w:p>
          <w:p w14:paraId="28AAA727" w14:textId="77777777" w:rsidR="00A15CCB" w:rsidRDefault="00A15CCB">
            <w:pPr>
              <w:adjustRightInd/>
              <w:spacing w:line="360" w:lineRule="auto"/>
              <w:ind w:leftChars="200" w:left="420"/>
              <w:textAlignment w:val="auto"/>
            </w:pPr>
          </w:p>
          <w:p w14:paraId="35DB446E" w14:textId="77777777" w:rsidR="00A15CCB" w:rsidRDefault="00D976B0">
            <w:pPr>
              <w:adjustRightInd/>
              <w:spacing w:line="360" w:lineRule="auto"/>
              <w:ind w:leftChars="200" w:left="420"/>
              <w:textAlignment w:val="auto"/>
            </w:pPr>
            <w:r>
              <w:rPr>
                <w:rFonts w:hint="eastAsia"/>
                <w:sz w:val="24"/>
                <w:szCs w:val="24"/>
              </w:rPr>
              <w:t>六、出版</w:t>
            </w:r>
            <w:r>
              <w:rPr>
                <w:rFonts w:hint="eastAsia"/>
                <w:sz w:val="24"/>
                <w:szCs w:val="24"/>
              </w:rPr>
              <w:t>/</w:t>
            </w:r>
            <w:r>
              <w:rPr>
                <w:rFonts w:hint="eastAsia"/>
                <w:sz w:val="24"/>
                <w:szCs w:val="24"/>
              </w:rPr>
              <w:t>文献</w:t>
            </w:r>
            <w:r>
              <w:rPr>
                <w:rFonts w:hint="eastAsia"/>
                <w:sz w:val="24"/>
                <w:szCs w:val="24"/>
              </w:rPr>
              <w:t>/</w:t>
            </w:r>
            <w:r>
              <w:rPr>
                <w:rFonts w:hint="eastAsia"/>
                <w:sz w:val="24"/>
                <w:szCs w:val="24"/>
              </w:rPr>
              <w:t>信息传播</w:t>
            </w:r>
            <w:r>
              <w:rPr>
                <w:rFonts w:hint="eastAsia"/>
                <w:sz w:val="24"/>
                <w:szCs w:val="24"/>
              </w:rPr>
              <w:t>/</w:t>
            </w:r>
            <w:r>
              <w:rPr>
                <w:rFonts w:hint="eastAsia"/>
                <w:sz w:val="24"/>
                <w:szCs w:val="24"/>
              </w:rPr>
              <w:t>知识产权事务费</w:t>
            </w:r>
          </w:p>
          <w:p w14:paraId="37DD11D1" w14:textId="77777777" w:rsidR="00A15CCB" w:rsidRDefault="00A15CCB">
            <w:pPr>
              <w:adjustRightInd/>
              <w:spacing w:line="360" w:lineRule="auto"/>
              <w:ind w:leftChars="200" w:left="420"/>
              <w:textAlignment w:val="auto"/>
            </w:pPr>
          </w:p>
          <w:p w14:paraId="3701614F" w14:textId="77777777" w:rsidR="00A15CCB" w:rsidRDefault="00A15CCB">
            <w:pPr>
              <w:adjustRightInd/>
              <w:spacing w:line="360" w:lineRule="auto"/>
              <w:ind w:leftChars="200" w:left="420"/>
              <w:textAlignment w:val="auto"/>
            </w:pPr>
          </w:p>
          <w:p w14:paraId="4AFEDA22" w14:textId="77777777" w:rsidR="00A15CCB" w:rsidRDefault="00A15CCB">
            <w:pPr>
              <w:adjustRightInd/>
              <w:spacing w:line="240" w:lineRule="auto"/>
              <w:textAlignment w:val="auto"/>
            </w:pPr>
          </w:p>
          <w:p w14:paraId="2E031A4D" w14:textId="77777777" w:rsidR="00A15CCB" w:rsidRDefault="00D976B0">
            <w:pPr>
              <w:adjustRightInd/>
              <w:spacing w:line="360" w:lineRule="auto"/>
              <w:ind w:leftChars="200" w:left="420"/>
              <w:textAlignment w:val="auto"/>
            </w:pPr>
            <w:r>
              <w:rPr>
                <w:rFonts w:hint="eastAsia"/>
                <w:sz w:val="24"/>
                <w:szCs w:val="24"/>
              </w:rPr>
              <w:t>七、劳务费</w:t>
            </w:r>
          </w:p>
          <w:p w14:paraId="4814CE8B" w14:textId="77777777" w:rsidR="00A15CCB" w:rsidRDefault="00A15CCB">
            <w:pPr>
              <w:adjustRightInd/>
              <w:spacing w:line="360" w:lineRule="auto"/>
              <w:ind w:leftChars="200" w:left="420"/>
              <w:textAlignment w:val="auto"/>
            </w:pPr>
          </w:p>
          <w:p w14:paraId="61448AC7" w14:textId="77777777" w:rsidR="00A15CCB" w:rsidRDefault="00A15CCB">
            <w:pPr>
              <w:adjustRightInd/>
              <w:spacing w:line="360" w:lineRule="auto"/>
              <w:ind w:leftChars="200" w:left="420"/>
              <w:textAlignment w:val="auto"/>
            </w:pPr>
          </w:p>
          <w:p w14:paraId="1D8CDDCB" w14:textId="77777777" w:rsidR="00A15CCB" w:rsidRDefault="00A15CCB">
            <w:pPr>
              <w:adjustRightInd/>
              <w:spacing w:line="240" w:lineRule="auto"/>
              <w:textAlignment w:val="auto"/>
            </w:pPr>
          </w:p>
          <w:p w14:paraId="402584FF" w14:textId="77777777" w:rsidR="00A15CCB" w:rsidRDefault="00D976B0">
            <w:pPr>
              <w:adjustRightInd/>
              <w:spacing w:line="360" w:lineRule="auto"/>
              <w:ind w:leftChars="200" w:left="420"/>
              <w:textAlignment w:val="auto"/>
            </w:pPr>
            <w:r>
              <w:rPr>
                <w:rFonts w:hint="eastAsia"/>
                <w:sz w:val="24"/>
                <w:szCs w:val="24"/>
              </w:rPr>
              <w:t>八、专家咨询费</w:t>
            </w:r>
          </w:p>
          <w:p w14:paraId="7A6BF2B7" w14:textId="77777777" w:rsidR="00A15CCB" w:rsidRDefault="00A15CCB">
            <w:pPr>
              <w:adjustRightInd/>
              <w:spacing w:line="240" w:lineRule="auto"/>
              <w:textAlignment w:val="auto"/>
            </w:pPr>
          </w:p>
          <w:p w14:paraId="1A4B4CA5" w14:textId="77777777" w:rsidR="00A15CCB" w:rsidRDefault="00A15CCB">
            <w:pPr>
              <w:adjustRightInd/>
              <w:spacing w:line="240" w:lineRule="auto"/>
              <w:textAlignment w:val="auto"/>
            </w:pPr>
          </w:p>
          <w:p w14:paraId="55C81AA6" w14:textId="77777777" w:rsidR="00A15CCB" w:rsidRDefault="00A15CCB">
            <w:pPr>
              <w:adjustRightInd/>
              <w:spacing w:line="240" w:lineRule="auto"/>
              <w:textAlignment w:val="auto"/>
            </w:pPr>
          </w:p>
          <w:p w14:paraId="78B341CB" w14:textId="77777777" w:rsidR="00A15CCB" w:rsidRDefault="00D976B0">
            <w:pPr>
              <w:adjustRightInd/>
              <w:spacing w:line="360" w:lineRule="auto"/>
              <w:ind w:firstLineChars="200" w:firstLine="480"/>
              <w:textAlignment w:val="auto"/>
            </w:pPr>
            <w:r>
              <w:rPr>
                <w:rFonts w:hint="eastAsia"/>
                <w:sz w:val="24"/>
                <w:szCs w:val="24"/>
              </w:rPr>
              <w:t>九、其他支出</w:t>
            </w:r>
          </w:p>
          <w:p w14:paraId="0FF013BE" w14:textId="77777777" w:rsidR="00A15CCB" w:rsidRDefault="00A15CCB">
            <w:pPr>
              <w:adjustRightInd/>
              <w:spacing w:line="240" w:lineRule="auto"/>
              <w:textAlignment w:val="auto"/>
            </w:pPr>
          </w:p>
          <w:p w14:paraId="08321168" w14:textId="77777777" w:rsidR="00A15CCB" w:rsidRDefault="00A15CCB">
            <w:pPr>
              <w:adjustRightInd/>
              <w:spacing w:line="240" w:lineRule="auto"/>
              <w:textAlignment w:val="auto"/>
            </w:pPr>
          </w:p>
        </w:tc>
      </w:tr>
    </w:tbl>
    <w:p w14:paraId="3A57C770" w14:textId="77777777" w:rsidR="00A15CCB" w:rsidRDefault="00A15CCB">
      <w:pPr>
        <w:adjustRightInd/>
        <w:spacing w:line="240" w:lineRule="auto"/>
        <w:ind w:firstLine="360"/>
        <w:textAlignment w:val="auto"/>
        <w:rPr>
          <w:sz w:val="18"/>
          <w:szCs w:val="20"/>
        </w:rPr>
      </w:pPr>
    </w:p>
    <w:p w14:paraId="548AD76C" w14:textId="77777777" w:rsidR="00A15CCB" w:rsidRDefault="00D976B0">
      <w:pPr>
        <w:widowControl/>
        <w:adjustRightInd/>
        <w:spacing w:line="240" w:lineRule="auto"/>
        <w:jc w:val="left"/>
        <w:textAlignment w:val="auto"/>
        <w:rPr>
          <w:rFonts w:eastAsia="黑体" w:hint="eastAsia"/>
          <w:sz w:val="28"/>
          <w:szCs w:val="20"/>
        </w:rPr>
      </w:pPr>
      <w:r>
        <w:rPr>
          <w:rFonts w:eastAsia="黑体"/>
          <w:sz w:val="28"/>
          <w:szCs w:val="20"/>
        </w:rPr>
        <w:br w:type="page"/>
      </w:r>
    </w:p>
    <w:p w14:paraId="6D772BDD" w14:textId="77777777" w:rsidR="00A15CCB" w:rsidRDefault="00A15CCB">
      <w:pPr>
        <w:ind w:firstLineChars="1600" w:firstLine="4480"/>
        <w:rPr>
          <w:rFonts w:eastAsia="黑体" w:hint="eastAsia"/>
          <w:sz w:val="28"/>
        </w:rPr>
        <w:sectPr w:rsidR="00A15CCB">
          <w:pgSz w:w="11906" w:h="16838"/>
          <w:pgMar w:top="1440" w:right="1797" w:bottom="1440" w:left="1797" w:header="851" w:footer="992" w:gutter="0"/>
          <w:cols w:space="425"/>
          <w:docGrid w:type="lines" w:linePitch="312"/>
        </w:sectPr>
      </w:pPr>
    </w:p>
    <w:p w14:paraId="0FDAB121" w14:textId="77777777" w:rsidR="00A15CCB" w:rsidRDefault="00D976B0">
      <w:pPr>
        <w:spacing w:afterLines="50" w:after="120" w:line="360" w:lineRule="auto"/>
        <w:outlineLvl w:val="0"/>
        <w:rPr>
          <w:b/>
          <w:sz w:val="28"/>
        </w:rPr>
      </w:pPr>
      <w:r>
        <w:rPr>
          <w:b/>
          <w:sz w:val="28"/>
        </w:rPr>
        <w:lastRenderedPageBreak/>
        <w:t>十二、</w:t>
      </w:r>
      <w:r>
        <w:rPr>
          <w:rFonts w:hint="eastAsia"/>
          <w:b/>
          <w:sz w:val="28"/>
        </w:rPr>
        <w:t>具体量化验收指标</w:t>
      </w:r>
      <w:r>
        <w:rPr>
          <w:rFonts w:hint="eastAsia"/>
          <w:sz w:val="24"/>
        </w:rPr>
        <w:t>（保持与</w:t>
      </w:r>
      <w:r>
        <w:rPr>
          <w:sz w:val="24"/>
        </w:rPr>
        <w:t>签字盖章页</w:t>
      </w:r>
      <w:r>
        <w:rPr>
          <w:rFonts w:hint="eastAsia"/>
          <w:sz w:val="24"/>
        </w:rPr>
        <w:t>同页）</w:t>
      </w:r>
    </w:p>
    <w:tbl>
      <w:tblPr>
        <w:tblStyle w:val="af2"/>
        <w:tblW w:w="8296" w:type="dxa"/>
        <w:tblLayout w:type="fixed"/>
        <w:tblLook w:val="04A0" w:firstRow="1" w:lastRow="0" w:firstColumn="1" w:lastColumn="0" w:noHBand="0" w:noVBand="1"/>
      </w:tblPr>
      <w:tblGrid>
        <w:gridCol w:w="915"/>
        <w:gridCol w:w="4616"/>
        <w:gridCol w:w="2765"/>
      </w:tblGrid>
      <w:tr w:rsidR="00A15CCB" w14:paraId="7B341D44" w14:textId="77777777">
        <w:trPr>
          <w:trHeight w:val="608"/>
        </w:trPr>
        <w:tc>
          <w:tcPr>
            <w:tcW w:w="915" w:type="dxa"/>
            <w:vAlign w:val="center"/>
          </w:tcPr>
          <w:p w14:paraId="53C9EB92" w14:textId="77777777" w:rsidR="00A15CCB" w:rsidRDefault="00D976B0">
            <w:pPr>
              <w:spacing w:line="240" w:lineRule="auto"/>
              <w:jc w:val="center"/>
              <w:rPr>
                <w:b/>
              </w:rPr>
            </w:pPr>
            <w:r>
              <w:rPr>
                <w:rFonts w:hint="eastAsia"/>
                <w:b/>
                <w:sz w:val="24"/>
              </w:rPr>
              <w:t>序号</w:t>
            </w:r>
          </w:p>
        </w:tc>
        <w:tc>
          <w:tcPr>
            <w:tcW w:w="4616" w:type="dxa"/>
            <w:vAlign w:val="center"/>
          </w:tcPr>
          <w:p w14:paraId="045F1CCE" w14:textId="77777777" w:rsidR="00A15CCB" w:rsidRDefault="00D976B0">
            <w:pPr>
              <w:spacing w:line="240" w:lineRule="auto"/>
              <w:jc w:val="center"/>
              <w:rPr>
                <w:b/>
              </w:rPr>
            </w:pPr>
            <w:r>
              <w:rPr>
                <w:rFonts w:hint="eastAsia"/>
                <w:b/>
                <w:sz w:val="24"/>
              </w:rPr>
              <w:t>指标</w:t>
            </w:r>
            <w:r>
              <w:rPr>
                <w:b/>
                <w:sz w:val="24"/>
              </w:rPr>
              <w:t>内容</w:t>
            </w:r>
          </w:p>
        </w:tc>
        <w:tc>
          <w:tcPr>
            <w:tcW w:w="2765" w:type="dxa"/>
            <w:vAlign w:val="center"/>
          </w:tcPr>
          <w:p w14:paraId="4FE0B95E" w14:textId="77777777" w:rsidR="00A15CCB" w:rsidRDefault="00D976B0">
            <w:pPr>
              <w:spacing w:line="240" w:lineRule="auto"/>
              <w:jc w:val="center"/>
              <w:rPr>
                <w:b/>
              </w:rPr>
            </w:pPr>
            <w:r>
              <w:rPr>
                <w:b/>
                <w:sz w:val="24"/>
              </w:rPr>
              <w:t>指标</w:t>
            </w:r>
            <w:r>
              <w:rPr>
                <w:rFonts w:hint="eastAsia"/>
                <w:b/>
                <w:sz w:val="24"/>
              </w:rPr>
              <w:t>值</w:t>
            </w:r>
          </w:p>
        </w:tc>
      </w:tr>
      <w:tr w:rsidR="00A15CCB" w14:paraId="4A780F22" w14:textId="77777777">
        <w:tc>
          <w:tcPr>
            <w:tcW w:w="915" w:type="dxa"/>
          </w:tcPr>
          <w:p w14:paraId="1953BCE8" w14:textId="77777777" w:rsidR="00A15CCB" w:rsidRDefault="00A15CCB">
            <w:pPr>
              <w:spacing w:afterLines="50" w:after="120" w:line="360" w:lineRule="auto"/>
              <w:rPr>
                <w:b/>
                <w:sz w:val="28"/>
              </w:rPr>
            </w:pPr>
          </w:p>
        </w:tc>
        <w:tc>
          <w:tcPr>
            <w:tcW w:w="4616" w:type="dxa"/>
          </w:tcPr>
          <w:p w14:paraId="3C82C5DB" w14:textId="77777777" w:rsidR="00A15CCB" w:rsidRDefault="00A15CCB">
            <w:pPr>
              <w:spacing w:afterLines="50" w:after="120" w:line="360" w:lineRule="auto"/>
              <w:rPr>
                <w:b/>
                <w:sz w:val="28"/>
              </w:rPr>
            </w:pPr>
          </w:p>
        </w:tc>
        <w:tc>
          <w:tcPr>
            <w:tcW w:w="2765" w:type="dxa"/>
          </w:tcPr>
          <w:p w14:paraId="7FED3786" w14:textId="77777777" w:rsidR="00A15CCB" w:rsidRDefault="00A15CCB">
            <w:pPr>
              <w:spacing w:afterLines="50" w:after="120" w:line="360" w:lineRule="auto"/>
              <w:rPr>
                <w:b/>
                <w:sz w:val="28"/>
              </w:rPr>
            </w:pPr>
          </w:p>
        </w:tc>
      </w:tr>
      <w:tr w:rsidR="00A15CCB" w14:paraId="19011AB9" w14:textId="77777777">
        <w:tc>
          <w:tcPr>
            <w:tcW w:w="915" w:type="dxa"/>
          </w:tcPr>
          <w:p w14:paraId="7AE96423" w14:textId="77777777" w:rsidR="00A15CCB" w:rsidRDefault="00A15CCB">
            <w:pPr>
              <w:spacing w:afterLines="50" w:after="120" w:line="360" w:lineRule="auto"/>
              <w:rPr>
                <w:b/>
                <w:sz w:val="28"/>
              </w:rPr>
            </w:pPr>
          </w:p>
        </w:tc>
        <w:tc>
          <w:tcPr>
            <w:tcW w:w="4616" w:type="dxa"/>
          </w:tcPr>
          <w:p w14:paraId="66B39C48" w14:textId="77777777" w:rsidR="00A15CCB" w:rsidRDefault="00A15CCB">
            <w:pPr>
              <w:spacing w:afterLines="50" w:after="120" w:line="360" w:lineRule="auto"/>
              <w:rPr>
                <w:b/>
                <w:sz w:val="28"/>
              </w:rPr>
            </w:pPr>
          </w:p>
        </w:tc>
        <w:tc>
          <w:tcPr>
            <w:tcW w:w="2765" w:type="dxa"/>
          </w:tcPr>
          <w:p w14:paraId="137F62E1" w14:textId="77777777" w:rsidR="00A15CCB" w:rsidRDefault="00A15CCB">
            <w:pPr>
              <w:spacing w:afterLines="50" w:after="120" w:line="360" w:lineRule="auto"/>
              <w:rPr>
                <w:b/>
                <w:sz w:val="28"/>
              </w:rPr>
            </w:pPr>
          </w:p>
        </w:tc>
      </w:tr>
      <w:tr w:rsidR="00A15CCB" w14:paraId="4BF42480" w14:textId="77777777">
        <w:tc>
          <w:tcPr>
            <w:tcW w:w="915" w:type="dxa"/>
          </w:tcPr>
          <w:p w14:paraId="5A6ADB89" w14:textId="77777777" w:rsidR="00A15CCB" w:rsidRDefault="00A15CCB">
            <w:pPr>
              <w:spacing w:afterLines="50" w:after="120" w:line="360" w:lineRule="auto"/>
              <w:rPr>
                <w:b/>
                <w:sz w:val="28"/>
              </w:rPr>
            </w:pPr>
          </w:p>
        </w:tc>
        <w:tc>
          <w:tcPr>
            <w:tcW w:w="4616" w:type="dxa"/>
          </w:tcPr>
          <w:p w14:paraId="5074F6AD" w14:textId="77777777" w:rsidR="00A15CCB" w:rsidRDefault="00A15CCB">
            <w:pPr>
              <w:spacing w:afterLines="50" w:after="120" w:line="360" w:lineRule="auto"/>
              <w:rPr>
                <w:b/>
                <w:sz w:val="28"/>
              </w:rPr>
            </w:pPr>
          </w:p>
        </w:tc>
        <w:tc>
          <w:tcPr>
            <w:tcW w:w="2765" w:type="dxa"/>
          </w:tcPr>
          <w:p w14:paraId="322837DF" w14:textId="77777777" w:rsidR="00A15CCB" w:rsidRDefault="00A15CCB">
            <w:pPr>
              <w:spacing w:afterLines="50" w:after="120" w:line="360" w:lineRule="auto"/>
              <w:rPr>
                <w:b/>
                <w:sz w:val="28"/>
              </w:rPr>
            </w:pPr>
          </w:p>
        </w:tc>
      </w:tr>
      <w:tr w:rsidR="00A15CCB" w14:paraId="4D5A1411" w14:textId="77777777">
        <w:tc>
          <w:tcPr>
            <w:tcW w:w="915" w:type="dxa"/>
          </w:tcPr>
          <w:p w14:paraId="70292F12" w14:textId="77777777" w:rsidR="00A15CCB" w:rsidRDefault="00A15CCB">
            <w:pPr>
              <w:spacing w:afterLines="50" w:after="120" w:line="360" w:lineRule="auto"/>
              <w:rPr>
                <w:b/>
                <w:sz w:val="28"/>
              </w:rPr>
            </w:pPr>
          </w:p>
        </w:tc>
        <w:tc>
          <w:tcPr>
            <w:tcW w:w="4616" w:type="dxa"/>
          </w:tcPr>
          <w:p w14:paraId="76FFA6F1" w14:textId="77777777" w:rsidR="00A15CCB" w:rsidRDefault="00A15CCB">
            <w:pPr>
              <w:spacing w:afterLines="50" w:after="120" w:line="360" w:lineRule="auto"/>
              <w:rPr>
                <w:b/>
                <w:sz w:val="28"/>
              </w:rPr>
            </w:pPr>
          </w:p>
        </w:tc>
        <w:tc>
          <w:tcPr>
            <w:tcW w:w="2765" w:type="dxa"/>
          </w:tcPr>
          <w:p w14:paraId="48B470D9" w14:textId="77777777" w:rsidR="00A15CCB" w:rsidRDefault="00A15CCB">
            <w:pPr>
              <w:spacing w:afterLines="50" w:after="120" w:line="360" w:lineRule="auto"/>
              <w:rPr>
                <w:b/>
                <w:sz w:val="28"/>
              </w:rPr>
            </w:pPr>
          </w:p>
        </w:tc>
      </w:tr>
      <w:tr w:rsidR="00A15CCB" w14:paraId="2B7E0FB0" w14:textId="77777777">
        <w:tc>
          <w:tcPr>
            <w:tcW w:w="915" w:type="dxa"/>
          </w:tcPr>
          <w:p w14:paraId="13C0A4D9" w14:textId="77777777" w:rsidR="00A15CCB" w:rsidRDefault="00A15CCB">
            <w:pPr>
              <w:spacing w:afterLines="50" w:after="120" w:line="360" w:lineRule="auto"/>
              <w:rPr>
                <w:b/>
                <w:sz w:val="28"/>
              </w:rPr>
            </w:pPr>
          </w:p>
        </w:tc>
        <w:tc>
          <w:tcPr>
            <w:tcW w:w="4616" w:type="dxa"/>
          </w:tcPr>
          <w:p w14:paraId="6080D60C" w14:textId="77777777" w:rsidR="00A15CCB" w:rsidRDefault="00A15CCB">
            <w:pPr>
              <w:spacing w:afterLines="50" w:after="120" w:line="360" w:lineRule="auto"/>
              <w:rPr>
                <w:b/>
                <w:sz w:val="28"/>
              </w:rPr>
            </w:pPr>
          </w:p>
        </w:tc>
        <w:tc>
          <w:tcPr>
            <w:tcW w:w="2765" w:type="dxa"/>
          </w:tcPr>
          <w:p w14:paraId="49A0738F" w14:textId="77777777" w:rsidR="00A15CCB" w:rsidRDefault="00A15CCB">
            <w:pPr>
              <w:spacing w:afterLines="50" w:after="120" w:line="360" w:lineRule="auto"/>
              <w:rPr>
                <w:b/>
                <w:sz w:val="28"/>
              </w:rPr>
            </w:pPr>
          </w:p>
        </w:tc>
      </w:tr>
      <w:tr w:rsidR="00A15CCB" w14:paraId="57FBC00A" w14:textId="77777777">
        <w:tc>
          <w:tcPr>
            <w:tcW w:w="915" w:type="dxa"/>
          </w:tcPr>
          <w:p w14:paraId="1E2CAB81" w14:textId="77777777" w:rsidR="00A15CCB" w:rsidRDefault="00A15CCB">
            <w:pPr>
              <w:spacing w:afterLines="50" w:after="120" w:line="360" w:lineRule="auto"/>
              <w:rPr>
                <w:b/>
                <w:sz w:val="28"/>
              </w:rPr>
            </w:pPr>
          </w:p>
        </w:tc>
        <w:tc>
          <w:tcPr>
            <w:tcW w:w="4616" w:type="dxa"/>
          </w:tcPr>
          <w:p w14:paraId="32BC422A" w14:textId="77777777" w:rsidR="00A15CCB" w:rsidRDefault="00A15CCB">
            <w:pPr>
              <w:spacing w:afterLines="50" w:after="120" w:line="360" w:lineRule="auto"/>
              <w:rPr>
                <w:b/>
                <w:sz w:val="28"/>
              </w:rPr>
            </w:pPr>
          </w:p>
        </w:tc>
        <w:tc>
          <w:tcPr>
            <w:tcW w:w="2765" w:type="dxa"/>
          </w:tcPr>
          <w:p w14:paraId="7B4317FA" w14:textId="77777777" w:rsidR="00A15CCB" w:rsidRDefault="00A15CCB">
            <w:pPr>
              <w:spacing w:afterLines="50" w:after="120" w:line="360" w:lineRule="auto"/>
              <w:rPr>
                <w:b/>
                <w:sz w:val="28"/>
              </w:rPr>
            </w:pPr>
          </w:p>
        </w:tc>
      </w:tr>
      <w:tr w:rsidR="00A15CCB" w14:paraId="66B356FB" w14:textId="77777777">
        <w:tc>
          <w:tcPr>
            <w:tcW w:w="915" w:type="dxa"/>
          </w:tcPr>
          <w:p w14:paraId="700320F6" w14:textId="77777777" w:rsidR="00A15CCB" w:rsidRDefault="00A15CCB">
            <w:pPr>
              <w:spacing w:afterLines="50" w:after="120" w:line="360" w:lineRule="auto"/>
              <w:rPr>
                <w:b/>
                <w:sz w:val="28"/>
              </w:rPr>
            </w:pPr>
          </w:p>
        </w:tc>
        <w:tc>
          <w:tcPr>
            <w:tcW w:w="4616" w:type="dxa"/>
          </w:tcPr>
          <w:p w14:paraId="43147BB2" w14:textId="77777777" w:rsidR="00A15CCB" w:rsidRDefault="00A15CCB">
            <w:pPr>
              <w:spacing w:afterLines="50" w:after="120" w:line="360" w:lineRule="auto"/>
              <w:rPr>
                <w:b/>
                <w:sz w:val="28"/>
              </w:rPr>
            </w:pPr>
          </w:p>
        </w:tc>
        <w:tc>
          <w:tcPr>
            <w:tcW w:w="2765" w:type="dxa"/>
          </w:tcPr>
          <w:p w14:paraId="03DA3F19" w14:textId="77777777" w:rsidR="00A15CCB" w:rsidRDefault="00A15CCB">
            <w:pPr>
              <w:spacing w:afterLines="50" w:after="120" w:line="360" w:lineRule="auto"/>
              <w:rPr>
                <w:b/>
                <w:sz w:val="28"/>
              </w:rPr>
            </w:pPr>
          </w:p>
        </w:tc>
      </w:tr>
      <w:tr w:rsidR="00A15CCB" w14:paraId="7F79AD74" w14:textId="77777777">
        <w:tc>
          <w:tcPr>
            <w:tcW w:w="915" w:type="dxa"/>
          </w:tcPr>
          <w:p w14:paraId="091CBE2B" w14:textId="77777777" w:rsidR="00A15CCB" w:rsidRDefault="00A15CCB">
            <w:pPr>
              <w:spacing w:afterLines="50" w:after="120" w:line="360" w:lineRule="auto"/>
              <w:rPr>
                <w:b/>
                <w:sz w:val="28"/>
              </w:rPr>
            </w:pPr>
          </w:p>
        </w:tc>
        <w:tc>
          <w:tcPr>
            <w:tcW w:w="4616" w:type="dxa"/>
          </w:tcPr>
          <w:p w14:paraId="2EB82913" w14:textId="77777777" w:rsidR="00A15CCB" w:rsidRDefault="00A15CCB">
            <w:pPr>
              <w:spacing w:afterLines="50" w:after="120" w:line="360" w:lineRule="auto"/>
              <w:rPr>
                <w:b/>
                <w:sz w:val="28"/>
              </w:rPr>
            </w:pPr>
          </w:p>
        </w:tc>
        <w:tc>
          <w:tcPr>
            <w:tcW w:w="2765" w:type="dxa"/>
          </w:tcPr>
          <w:p w14:paraId="6A0C933E" w14:textId="77777777" w:rsidR="00A15CCB" w:rsidRDefault="00A15CCB">
            <w:pPr>
              <w:spacing w:afterLines="50" w:after="120" w:line="360" w:lineRule="auto"/>
              <w:rPr>
                <w:b/>
                <w:sz w:val="28"/>
              </w:rPr>
            </w:pPr>
          </w:p>
        </w:tc>
      </w:tr>
      <w:tr w:rsidR="00A15CCB" w14:paraId="21E9935B" w14:textId="77777777">
        <w:tc>
          <w:tcPr>
            <w:tcW w:w="915" w:type="dxa"/>
          </w:tcPr>
          <w:p w14:paraId="7A00259C" w14:textId="77777777" w:rsidR="00A15CCB" w:rsidRDefault="00A15CCB">
            <w:pPr>
              <w:spacing w:afterLines="50" w:after="120" w:line="360" w:lineRule="auto"/>
              <w:rPr>
                <w:b/>
                <w:sz w:val="28"/>
              </w:rPr>
            </w:pPr>
          </w:p>
        </w:tc>
        <w:tc>
          <w:tcPr>
            <w:tcW w:w="4616" w:type="dxa"/>
          </w:tcPr>
          <w:p w14:paraId="72AFD638" w14:textId="77777777" w:rsidR="00A15CCB" w:rsidRDefault="00A15CCB">
            <w:pPr>
              <w:spacing w:afterLines="50" w:after="120" w:line="360" w:lineRule="auto"/>
              <w:rPr>
                <w:b/>
                <w:sz w:val="28"/>
              </w:rPr>
            </w:pPr>
          </w:p>
        </w:tc>
        <w:tc>
          <w:tcPr>
            <w:tcW w:w="2765" w:type="dxa"/>
          </w:tcPr>
          <w:p w14:paraId="5EBA089F" w14:textId="77777777" w:rsidR="00A15CCB" w:rsidRDefault="00A15CCB">
            <w:pPr>
              <w:spacing w:afterLines="50" w:after="120" w:line="360" w:lineRule="auto"/>
              <w:rPr>
                <w:b/>
                <w:sz w:val="28"/>
              </w:rPr>
            </w:pPr>
          </w:p>
        </w:tc>
      </w:tr>
      <w:tr w:rsidR="00A15CCB" w14:paraId="749F2A5A" w14:textId="77777777">
        <w:tc>
          <w:tcPr>
            <w:tcW w:w="915" w:type="dxa"/>
          </w:tcPr>
          <w:p w14:paraId="18C6CA80" w14:textId="77777777" w:rsidR="00A15CCB" w:rsidRDefault="00A15CCB">
            <w:pPr>
              <w:spacing w:afterLines="50" w:after="120" w:line="360" w:lineRule="auto"/>
              <w:rPr>
                <w:b/>
                <w:sz w:val="28"/>
              </w:rPr>
            </w:pPr>
          </w:p>
        </w:tc>
        <w:tc>
          <w:tcPr>
            <w:tcW w:w="4616" w:type="dxa"/>
          </w:tcPr>
          <w:p w14:paraId="1D534C12" w14:textId="77777777" w:rsidR="00A15CCB" w:rsidRDefault="00A15CCB">
            <w:pPr>
              <w:spacing w:afterLines="50" w:after="120" w:line="360" w:lineRule="auto"/>
              <w:rPr>
                <w:b/>
                <w:sz w:val="28"/>
              </w:rPr>
            </w:pPr>
          </w:p>
        </w:tc>
        <w:tc>
          <w:tcPr>
            <w:tcW w:w="2765" w:type="dxa"/>
          </w:tcPr>
          <w:p w14:paraId="1F9A1187" w14:textId="77777777" w:rsidR="00A15CCB" w:rsidRDefault="00A15CCB">
            <w:pPr>
              <w:spacing w:afterLines="50" w:after="120" w:line="360" w:lineRule="auto"/>
              <w:rPr>
                <w:b/>
                <w:sz w:val="28"/>
              </w:rPr>
            </w:pPr>
          </w:p>
        </w:tc>
      </w:tr>
      <w:tr w:rsidR="00A15CCB" w14:paraId="25D2DC58" w14:textId="77777777">
        <w:tc>
          <w:tcPr>
            <w:tcW w:w="915" w:type="dxa"/>
          </w:tcPr>
          <w:p w14:paraId="1928B562" w14:textId="77777777" w:rsidR="00A15CCB" w:rsidRDefault="00A15CCB">
            <w:pPr>
              <w:spacing w:afterLines="50" w:after="120" w:line="360" w:lineRule="auto"/>
              <w:rPr>
                <w:b/>
                <w:sz w:val="28"/>
              </w:rPr>
            </w:pPr>
          </w:p>
        </w:tc>
        <w:tc>
          <w:tcPr>
            <w:tcW w:w="4616" w:type="dxa"/>
          </w:tcPr>
          <w:p w14:paraId="49C33FA7" w14:textId="77777777" w:rsidR="00A15CCB" w:rsidRDefault="00A15CCB">
            <w:pPr>
              <w:spacing w:afterLines="50" w:after="120" w:line="360" w:lineRule="auto"/>
              <w:rPr>
                <w:b/>
                <w:sz w:val="28"/>
              </w:rPr>
            </w:pPr>
          </w:p>
        </w:tc>
        <w:tc>
          <w:tcPr>
            <w:tcW w:w="2765" w:type="dxa"/>
          </w:tcPr>
          <w:p w14:paraId="626DB558" w14:textId="77777777" w:rsidR="00A15CCB" w:rsidRDefault="00A15CCB">
            <w:pPr>
              <w:spacing w:afterLines="50" w:after="120" w:line="360" w:lineRule="auto"/>
              <w:rPr>
                <w:b/>
                <w:sz w:val="28"/>
              </w:rPr>
            </w:pPr>
          </w:p>
        </w:tc>
      </w:tr>
      <w:tr w:rsidR="00A15CCB" w14:paraId="096A070B" w14:textId="77777777">
        <w:tc>
          <w:tcPr>
            <w:tcW w:w="915" w:type="dxa"/>
          </w:tcPr>
          <w:p w14:paraId="255BDA9C" w14:textId="77777777" w:rsidR="00A15CCB" w:rsidRDefault="00A15CCB">
            <w:pPr>
              <w:spacing w:afterLines="50" w:after="120" w:line="360" w:lineRule="auto"/>
              <w:rPr>
                <w:b/>
                <w:sz w:val="28"/>
              </w:rPr>
            </w:pPr>
          </w:p>
        </w:tc>
        <w:tc>
          <w:tcPr>
            <w:tcW w:w="4616" w:type="dxa"/>
          </w:tcPr>
          <w:p w14:paraId="4FDE66D1" w14:textId="77777777" w:rsidR="00A15CCB" w:rsidRDefault="00A15CCB">
            <w:pPr>
              <w:spacing w:afterLines="50" w:after="120" w:line="360" w:lineRule="auto"/>
              <w:rPr>
                <w:b/>
                <w:sz w:val="28"/>
              </w:rPr>
            </w:pPr>
          </w:p>
        </w:tc>
        <w:tc>
          <w:tcPr>
            <w:tcW w:w="2765" w:type="dxa"/>
          </w:tcPr>
          <w:p w14:paraId="221B3918" w14:textId="77777777" w:rsidR="00A15CCB" w:rsidRDefault="00A15CCB">
            <w:pPr>
              <w:spacing w:afterLines="50" w:after="120" w:line="360" w:lineRule="auto"/>
              <w:rPr>
                <w:b/>
                <w:sz w:val="28"/>
              </w:rPr>
            </w:pPr>
          </w:p>
        </w:tc>
      </w:tr>
      <w:tr w:rsidR="00A15CCB" w14:paraId="6A9C0573" w14:textId="77777777">
        <w:tc>
          <w:tcPr>
            <w:tcW w:w="915" w:type="dxa"/>
          </w:tcPr>
          <w:p w14:paraId="439CE2C0" w14:textId="77777777" w:rsidR="00A15CCB" w:rsidRDefault="00A15CCB">
            <w:pPr>
              <w:spacing w:afterLines="50" w:after="120" w:line="360" w:lineRule="auto"/>
              <w:rPr>
                <w:b/>
                <w:sz w:val="28"/>
              </w:rPr>
            </w:pPr>
          </w:p>
        </w:tc>
        <w:tc>
          <w:tcPr>
            <w:tcW w:w="4616" w:type="dxa"/>
          </w:tcPr>
          <w:p w14:paraId="74B3AA9A" w14:textId="77777777" w:rsidR="00A15CCB" w:rsidRDefault="00A15CCB">
            <w:pPr>
              <w:spacing w:afterLines="50" w:after="120" w:line="360" w:lineRule="auto"/>
              <w:rPr>
                <w:b/>
                <w:sz w:val="28"/>
              </w:rPr>
            </w:pPr>
          </w:p>
        </w:tc>
        <w:tc>
          <w:tcPr>
            <w:tcW w:w="2765" w:type="dxa"/>
          </w:tcPr>
          <w:p w14:paraId="2BA4C165" w14:textId="77777777" w:rsidR="00A15CCB" w:rsidRDefault="00A15CCB">
            <w:pPr>
              <w:spacing w:afterLines="50" w:after="120" w:line="360" w:lineRule="auto"/>
              <w:rPr>
                <w:b/>
                <w:sz w:val="28"/>
              </w:rPr>
            </w:pPr>
          </w:p>
        </w:tc>
      </w:tr>
      <w:tr w:rsidR="00A15CCB" w14:paraId="3CAC47B6" w14:textId="77777777">
        <w:tc>
          <w:tcPr>
            <w:tcW w:w="915" w:type="dxa"/>
          </w:tcPr>
          <w:p w14:paraId="7E89EABC" w14:textId="77777777" w:rsidR="00A15CCB" w:rsidRDefault="00A15CCB">
            <w:pPr>
              <w:spacing w:afterLines="50" w:after="120" w:line="360" w:lineRule="auto"/>
              <w:rPr>
                <w:b/>
                <w:sz w:val="28"/>
              </w:rPr>
            </w:pPr>
          </w:p>
        </w:tc>
        <w:tc>
          <w:tcPr>
            <w:tcW w:w="4616" w:type="dxa"/>
          </w:tcPr>
          <w:p w14:paraId="0BFF25F6" w14:textId="77777777" w:rsidR="00A15CCB" w:rsidRDefault="00A15CCB">
            <w:pPr>
              <w:spacing w:afterLines="50" w:after="120" w:line="360" w:lineRule="auto"/>
              <w:rPr>
                <w:b/>
                <w:sz w:val="28"/>
              </w:rPr>
            </w:pPr>
          </w:p>
        </w:tc>
        <w:tc>
          <w:tcPr>
            <w:tcW w:w="2765" w:type="dxa"/>
          </w:tcPr>
          <w:p w14:paraId="566004FD" w14:textId="77777777" w:rsidR="00A15CCB" w:rsidRDefault="00A15CCB">
            <w:pPr>
              <w:spacing w:afterLines="50" w:after="120" w:line="360" w:lineRule="auto"/>
              <w:rPr>
                <w:b/>
                <w:sz w:val="28"/>
              </w:rPr>
            </w:pPr>
          </w:p>
        </w:tc>
      </w:tr>
      <w:tr w:rsidR="00A15CCB" w14:paraId="4F2F440B" w14:textId="77777777">
        <w:tc>
          <w:tcPr>
            <w:tcW w:w="915" w:type="dxa"/>
          </w:tcPr>
          <w:p w14:paraId="3847D6E0" w14:textId="77777777" w:rsidR="00A15CCB" w:rsidRDefault="00A15CCB">
            <w:pPr>
              <w:spacing w:afterLines="50" w:after="120" w:line="360" w:lineRule="auto"/>
              <w:rPr>
                <w:b/>
                <w:sz w:val="28"/>
              </w:rPr>
            </w:pPr>
          </w:p>
        </w:tc>
        <w:tc>
          <w:tcPr>
            <w:tcW w:w="4616" w:type="dxa"/>
          </w:tcPr>
          <w:p w14:paraId="370B2D56" w14:textId="77777777" w:rsidR="00A15CCB" w:rsidRDefault="00A15CCB">
            <w:pPr>
              <w:spacing w:afterLines="50" w:after="120" w:line="360" w:lineRule="auto"/>
              <w:rPr>
                <w:b/>
                <w:sz w:val="28"/>
              </w:rPr>
            </w:pPr>
          </w:p>
        </w:tc>
        <w:tc>
          <w:tcPr>
            <w:tcW w:w="2765" w:type="dxa"/>
          </w:tcPr>
          <w:p w14:paraId="42D70D8A" w14:textId="77777777" w:rsidR="00A15CCB" w:rsidRDefault="00A15CCB">
            <w:pPr>
              <w:spacing w:afterLines="50" w:after="120" w:line="360" w:lineRule="auto"/>
              <w:rPr>
                <w:b/>
                <w:sz w:val="28"/>
              </w:rPr>
            </w:pPr>
          </w:p>
        </w:tc>
      </w:tr>
      <w:tr w:rsidR="00A15CCB" w14:paraId="4C6F071D" w14:textId="77777777">
        <w:tc>
          <w:tcPr>
            <w:tcW w:w="915" w:type="dxa"/>
          </w:tcPr>
          <w:p w14:paraId="63523CD3" w14:textId="77777777" w:rsidR="00A15CCB" w:rsidRDefault="00A15CCB">
            <w:pPr>
              <w:spacing w:afterLines="50" w:after="120" w:line="360" w:lineRule="auto"/>
              <w:rPr>
                <w:b/>
                <w:sz w:val="28"/>
              </w:rPr>
            </w:pPr>
          </w:p>
        </w:tc>
        <w:tc>
          <w:tcPr>
            <w:tcW w:w="4616" w:type="dxa"/>
          </w:tcPr>
          <w:p w14:paraId="64F45AE5" w14:textId="77777777" w:rsidR="00A15CCB" w:rsidRDefault="00A15CCB">
            <w:pPr>
              <w:spacing w:afterLines="50" w:after="120" w:line="360" w:lineRule="auto"/>
              <w:rPr>
                <w:b/>
                <w:sz w:val="28"/>
              </w:rPr>
            </w:pPr>
          </w:p>
        </w:tc>
        <w:tc>
          <w:tcPr>
            <w:tcW w:w="2765" w:type="dxa"/>
          </w:tcPr>
          <w:p w14:paraId="0D4FE0C8" w14:textId="77777777" w:rsidR="00A15CCB" w:rsidRDefault="00A15CCB">
            <w:pPr>
              <w:spacing w:afterLines="50" w:after="120" w:line="360" w:lineRule="auto"/>
              <w:rPr>
                <w:b/>
                <w:sz w:val="28"/>
              </w:rPr>
            </w:pPr>
          </w:p>
        </w:tc>
      </w:tr>
      <w:tr w:rsidR="00A15CCB" w14:paraId="3E0686BC" w14:textId="77777777">
        <w:tc>
          <w:tcPr>
            <w:tcW w:w="915" w:type="dxa"/>
          </w:tcPr>
          <w:p w14:paraId="5A70AEB0" w14:textId="77777777" w:rsidR="00A15CCB" w:rsidRDefault="00A15CCB">
            <w:pPr>
              <w:spacing w:afterLines="50" w:after="120" w:line="360" w:lineRule="auto"/>
              <w:rPr>
                <w:b/>
                <w:sz w:val="28"/>
              </w:rPr>
            </w:pPr>
          </w:p>
        </w:tc>
        <w:tc>
          <w:tcPr>
            <w:tcW w:w="4616" w:type="dxa"/>
          </w:tcPr>
          <w:p w14:paraId="2FEA76E5" w14:textId="77777777" w:rsidR="00A15CCB" w:rsidRDefault="00A15CCB">
            <w:pPr>
              <w:spacing w:afterLines="50" w:after="120" w:line="360" w:lineRule="auto"/>
              <w:rPr>
                <w:b/>
                <w:sz w:val="28"/>
              </w:rPr>
            </w:pPr>
          </w:p>
        </w:tc>
        <w:tc>
          <w:tcPr>
            <w:tcW w:w="2765" w:type="dxa"/>
          </w:tcPr>
          <w:p w14:paraId="50E00AAE" w14:textId="77777777" w:rsidR="00A15CCB" w:rsidRDefault="00A15CCB">
            <w:pPr>
              <w:spacing w:afterLines="50" w:after="120" w:line="360" w:lineRule="auto"/>
              <w:rPr>
                <w:b/>
                <w:sz w:val="28"/>
              </w:rPr>
            </w:pPr>
          </w:p>
        </w:tc>
      </w:tr>
      <w:tr w:rsidR="00A15CCB" w14:paraId="279FF15B" w14:textId="77777777">
        <w:tc>
          <w:tcPr>
            <w:tcW w:w="915" w:type="dxa"/>
          </w:tcPr>
          <w:p w14:paraId="1B6BA5C1" w14:textId="77777777" w:rsidR="00A15CCB" w:rsidRDefault="00A15CCB">
            <w:pPr>
              <w:spacing w:afterLines="50" w:after="120" w:line="360" w:lineRule="auto"/>
              <w:rPr>
                <w:b/>
                <w:sz w:val="28"/>
              </w:rPr>
            </w:pPr>
          </w:p>
        </w:tc>
        <w:tc>
          <w:tcPr>
            <w:tcW w:w="4616" w:type="dxa"/>
          </w:tcPr>
          <w:p w14:paraId="0BC28D39" w14:textId="77777777" w:rsidR="00A15CCB" w:rsidRDefault="00A15CCB">
            <w:pPr>
              <w:spacing w:afterLines="50" w:after="120" w:line="360" w:lineRule="auto"/>
              <w:rPr>
                <w:b/>
                <w:sz w:val="28"/>
              </w:rPr>
            </w:pPr>
          </w:p>
        </w:tc>
        <w:tc>
          <w:tcPr>
            <w:tcW w:w="2765" w:type="dxa"/>
          </w:tcPr>
          <w:p w14:paraId="41B06859" w14:textId="77777777" w:rsidR="00A15CCB" w:rsidRDefault="00A15CCB">
            <w:pPr>
              <w:spacing w:afterLines="50" w:after="120" w:line="360" w:lineRule="auto"/>
              <w:rPr>
                <w:b/>
                <w:sz w:val="28"/>
              </w:rPr>
            </w:pPr>
          </w:p>
        </w:tc>
      </w:tr>
      <w:tr w:rsidR="00A15CCB" w14:paraId="371B100B" w14:textId="77777777">
        <w:tc>
          <w:tcPr>
            <w:tcW w:w="915" w:type="dxa"/>
          </w:tcPr>
          <w:p w14:paraId="3DFAED6D" w14:textId="77777777" w:rsidR="00A15CCB" w:rsidRDefault="00A15CCB">
            <w:pPr>
              <w:spacing w:afterLines="50" w:after="120" w:line="360" w:lineRule="auto"/>
              <w:rPr>
                <w:b/>
                <w:sz w:val="28"/>
              </w:rPr>
            </w:pPr>
          </w:p>
        </w:tc>
        <w:tc>
          <w:tcPr>
            <w:tcW w:w="4616" w:type="dxa"/>
          </w:tcPr>
          <w:p w14:paraId="5E733F5E" w14:textId="77777777" w:rsidR="00A15CCB" w:rsidRDefault="00A15CCB">
            <w:pPr>
              <w:spacing w:afterLines="50" w:after="120" w:line="360" w:lineRule="auto"/>
              <w:rPr>
                <w:b/>
                <w:sz w:val="28"/>
              </w:rPr>
            </w:pPr>
          </w:p>
        </w:tc>
        <w:tc>
          <w:tcPr>
            <w:tcW w:w="2765" w:type="dxa"/>
          </w:tcPr>
          <w:p w14:paraId="0652F203" w14:textId="77777777" w:rsidR="00A15CCB" w:rsidRDefault="00A15CCB">
            <w:pPr>
              <w:spacing w:afterLines="50" w:after="120" w:line="360" w:lineRule="auto"/>
              <w:rPr>
                <w:b/>
                <w:sz w:val="28"/>
              </w:rPr>
            </w:pPr>
          </w:p>
        </w:tc>
      </w:tr>
      <w:tr w:rsidR="00A15CCB" w14:paraId="4551487E" w14:textId="77777777">
        <w:tc>
          <w:tcPr>
            <w:tcW w:w="915" w:type="dxa"/>
          </w:tcPr>
          <w:p w14:paraId="24433D41" w14:textId="77777777" w:rsidR="00A15CCB" w:rsidRDefault="00A15CCB">
            <w:pPr>
              <w:spacing w:afterLines="50" w:after="120" w:line="360" w:lineRule="auto"/>
              <w:rPr>
                <w:b/>
                <w:sz w:val="28"/>
              </w:rPr>
            </w:pPr>
          </w:p>
        </w:tc>
        <w:tc>
          <w:tcPr>
            <w:tcW w:w="4616" w:type="dxa"/>
          </w:tcPr>
          <w:p w14:paraId="4291B67D" w14:textId="77777777" w:rsidR="00A15CCB" w:rsidRDefault="00A15CCB">
            <w:pPr>
              <w:spacing w:afterLines="50" w:after="120" w:line="360" w:lineRule="auto"/>
              <w:rPr>
                <w:b/>
                <w:sz w:val="28"/>
              </w:rPr>
            </w:pPr>
          </w:p>
        </w:tc>
        <w:tc>
          <w:tcPr>
            <w:tcW w:w="2765" w:type="dxa"/>
          </w:tcPr>
          <w:p w14:paraId="6B12A503" w14:textId="77777777" w:rsidR="00A15CCB" w:rsidRDefault="00A15CCB">
            <w:pPr>
              <w:spacing w:afterLines="50" w:after="120" w:line="360" w:lineRule="auto"/>
              <w:rPr>
                <w:b/>
                <w:sz w:val="28"/>
              </w:rPr>
            </w:pPr>
          </w:p>
        </w:tc>
      </w:tr>
    </w:tbl>
    <w:p w14:paraId="5A56F2E6" w14:textId="77777777" w:rsidR="00A15CCB" w:rsidRDefault="00A15CCB">
      <w:pPr>
        <w:spacing w:afterLines="50" w:after="120" w:line="360" w:lineRule="auto"/>
        <w:ind w:firstLineChars="14" w:firstLine="42"/>
        <w:rPr>
          <w:b/>
          <w:sz w:val="28"/>
        </w:rPr>
      </w:pPr>
    </w:p>
    <w:p w14:paraId="54B13553" w14:textId="77777777" w:rsidR="00A15CCB" w:rsidRDefault="00D976B0">
      <w:pPr>
        <w:spacing w:afterLines="50" w:after="120" w:line="360" w:lineRule="auto"/>
        <w:ind w:firstLineChars="14" w:firstLine="42"/>
        <w:outlineLvl w:val="0"/>
        <w:rPr>
          <w:b/>
          <w:sz w:val="30"/>
          <w:szCs w:val="30"/>
        </w:rPr>
      </w:pPr>
      <w:r>
        <w:rPr>
          <w:b/>
          <w:sz w:val="28"/>
        </w:rPr>
        <w:lastRenderedPageBreak/>
        <w:t>十</w:t>
      </w:r>
      <w:r>
        <w:rPr>
          <w:rFonts w:hint="eastAsia"/>
          <w:b/>
          <w:sz w:val="28"/>
        </w:rPr>
        <w:t>三</w:t>
      </w:r>
      <w:r>
        <w:rPr>
          <w:b/>
          <w:sz w:val="28"/>
        </w:rPr>
        <w:t>、</w:t>
      </w:r>
      <w:r>
        <w:rPr>
          <w:rFonts w:hint="eastAsia"/>
          <w:b/>
          <w:sz w:val="28"/>
        </w:rPr>
        <w:t>审批</w:t>
      </w:r>
      <w:r>
        <w:rPr>
          <w:b/>
          <w:sz w:val="28"/>
        </w:rPr>
        <w:t>意见</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6"/>
      </w:tblGrid>
      <w:tr w:rsidR="00A15CCB" w14:paraId="43C876A1" w14:textId="77777777">
        <w:trPr>
          <w:trHeight w:val="7677"/>
        </w:trPr>
        <w:tc>
          <w:tcPr>
            <w:tcW w:w="8296" w:type="dxa"/>
          </w:tcPr>
          <w:p w14:paraId="2D578DD7" w14:textId="77777777" w:rsidR="00A15CCB" w:rsidRDefault="00D976B0">
            <w:pPr>
              <w:spacing w:line="300" w:lineRule="auto"/>
              <w:rPr>
                <w:sz w:val="28"/>
                <w:szCs w:val="28"/>
              </w:rPr>
            </w:pPr>
            <w:r>
              <w:rPr>
                <w:sz w:val="28"/>
                <w:szCs w:val="28"/>
              </w:rPr>
              <w:t>项目牵头单位意见：</w:t>
            </w:r>
          </w:p>
          <w:p w14:paraId="12E93F09" w14:textId="77777777" w:rsidR="00A15CCB" w:rsidRDefault="00D976B0">
            <w:pPr>
              <w:rPr>
                <w:color w:val="000000"/>
              </w:rPr>
            </w:pPr>
            <w:r>
              <w:rPr>
                <w:color w:val="000000"/>
              </w:rPr>
              <w:t>（保证为项目的实施提供或创造一切必要的条件，并且严格执行项目负责人对</w:t>
            </w:r>
            <w:r>
              <w:rPr>
                <w:rFonts w:hint="eastAsia"/>
                <w:color w:val="000000"/>
              </w:rPr>
              <w:t>如期完成</w:t>
            </w:r>
            <w:r>
              <w:rPr>
                <w:color w:val="000000"/>
              </w:rPr>
              <w:t>项目的要求和意图。）</w:t>
            </w:r>
          </w:p>
          <w:p w14:paraId="1923EC27" w14:textId="77777777" w:rsidR="00A15CCB" w:rsidRDefault="00A15CCB">
            <w:pPr>
              <w:spacing w:line="300" w:lineRule="auto"/>
              <w:rPr>
                <w:sz w:val="28"/>
                <w:szCs w:val="28"/>
              </w:rPr>
            </w:pPr>
          </w:p>
          <w:p w14:paraId="12274A45" w14:textId="77777777" w:rsidR="00A15CCB" w:rsidRDefault="00A15CCB">
            <w:pPr>
              <w:spacing w:line="300" w:lineRule="auto"/>
              <w:rPr>
                <w:sz w:val="28"/>
                <w:szCs w:val="28"/>
              </w:rPr>
            </w:pPr>
          </w:p>
          <w:p w14:paraId="0858F217" w14:textId="77777777" w:rsidR="00A15CCB" w:rsidRDefault="00A15CCB">
            <w:pPr>
              <w:spacing w:line="300" w:lineRule="auto"/>
              <w:rPr>
                <w:sz w:val="28"/>
                <w:szCs w:val="28"/>
              </w:rPr>
            </w:pPr>
          </w:p>
          <w:p w14:paraId="574C1899" w14:textId="77777777" w:rsidR="00A15CCB" w:rsidRDefault="00A15CCB">
            <w:pPr>
              <w:spacing w:line="300" w:lineRule="auto"/>
              <w:rPr>
                <w:sz w:val="28"/>
                <w:szCs w:val="28"/>
              </w:rPr>
            </w:pPr>
          </w:p>
          <w:p w14:paraId="1D5880EC" w14:textId="77777777" w:rsidR="00A15CCB" w:rsidRDefault="00A15CCB">
            <w:pPr>
              <w:spacing w:line="300" w:lineRule="auto"/>
              <w:rPr>
                <w:sz w:val="28"/>
                <w:szCs w:val="28"/>
              </w:rPr>
            </w:pPr>
          </w:p>
          <w:p w14:paraId="6756A151" w14:textId="77777777" w:rsidR="00A15CCB" w:rsidRDefault="00A15CCB">
            <w:pPr>
              <w:spacing w:line="300" w:lineRule="auto"/>
              <w:rPr>
                <w:sz w:val="28"/>
                <w:szCs w:val="28"/>
              </w:rPr>
            </w:pPr>
          </w:p>
          <w:p w14:paraId="01779A7D" w14:textId="77777777" w:rsidR="00A15CCB" w:rsidRDefault="00A15CCB">
            <w:pPr>
              <w:spacing w:line="300" w:lineRule="auto"/>
              <w:rPr>
                <w:sz w:val="28"/>
                <w:szCs w:val="28"/>
              </w:rPr>
            </w:pPr>
          </w:p>
          <w:p w14:paraId="646E5CC3" w14:textId="77777777" w:rsidR="00A15CCB" w:rsidRDefault="00A15CCB">
            <w:pPr>
              <w:spacing w:line="300" w:lineRule="auto"/>
              <w:rPr>
                <w:sz w:val="28"/>
                <w:szCs w:val="28"/>
              </w:rPr>
            </w:pPr>
          </w:p>
          <w:p w14:paraId="78E99D3F" w14:textId="77777777" w:rsidR="00A15CCB" w:rsidRDefault="00A15CCB">
            <w:pPr>
              <w:spacing w:line="300" w:lineRule="auto"/>
              <w:rPr>
                <w:sz w:val="28"/>
                <w:szCs w:val="28"/>
              </w:rPr>
            </w:pPr>
          </w:p>
          <w:p w14:paraId="35428195" w14:textId="77777777" w:rsidR="00A15CCB" w:rsidRDefault="00A15CCB">
            <w:pPr>
              <w:spacing w:line="300" w:lineRule="auto"/>
              <w:rPr>
                <w:sz w:val="28"/>
                <w:szCs w:val="28"/>
              </w:rPr>
            </w:pPr>
          </w:p>
          <w:p w14:paraId="5372092B" w14:textId="77777777" w:rsidR="00A15CCB" w:rsidRDefault="00D976B0">
            <w:pPr>
              <w:spacing w:line="300" w:lineRule="auto"/>
              <w:ind w:firstLine="3220"/>
              <w:jc w:val="left"/>
              <w:rPr>
                <w:sz w:val="28"/>
                <w:szCs w:val="28"/>
              </w:rPr>
            </w:pPr>
            <w:r>
              <w:rPr>
                <w:sz w:val="28"/>
                <w:szCs w:val="28"/>
              </w:rPr>
              <w:t>牵头单位（公章）：</w:t>
            </w:r>
            <w:r>
              <w:rPr>
                <w:rFonts w:hint="eastAsia"/>
                <w:sz w:val="28"/>
                <w:szCs w:val="28"/>
              </w:rPr>
              <w:t xml:space="preserve"> </w:t>
            </w:r>
          </w:p>
          <w:p w14:paraId="58D6A0DE" w14:textId="77777777" w:rsidR="00A15CCB" w:rsidRDefault="00A15CCB">
            <w:pPr>
              <w:spacing w:line="300" w:lineRule="auto"/>
              <w:ind w:firstLine="3220"/>
              <w:jc w:val="left"/>
              <w:rPr>
                <w:sz w:val="28"/>
                <w:szCs w:val="28"/>
              </w:rPr>
            </w:pPr>
          </w:p>
          <w:p w14:paraId="3CE65438" w14:textId="77777777" w:rsidR="00A15CCB" w:rsidRDefault="00A15CCB">
            <w:pPr>
              <w:spacing w:line="300" w:lineRule="auto"/>
              <w:ind w:firstLine="3220"/>
              <w:jc w:val="left"/>
              <w:rPr>
                <w:sz w:val="28"/>
                <w:szCs w:val="28"/>
              </w:rPr>
            </w:pPr>
          </w:p>
          <w:p w14:paraId="6B39AD93" w14:textId="77777777" w:rsidR="00A15CCB" w:rsidRDefault="00D976B0">
            <w:pPr>
              <w:spacing w:line="300" w:lineRule="auto"/>
              <w:ind w:firstLine="3220"/>
              <w:rPr>
                <w:sz w:val="28"/>
                <w:szCs w:val="28"/>
              </w:rPr>
            </w:pPr>
            <w:r>
              <w:rPr>
                <w:sz w:val="28"/>
                <w:szCs w:val="28"/>
              </w:rPr>
              <w:t>单位负责人（签字）：</w:t>
            </w:r>
            <w:r>
              <w:rPr>
                <w:sz w:val="28"/>
                <w:szCs w:val="28"/>
              </w:rPr>
              <w:t xml:space="preserve">  </w:t>
            </w:r>
          </w:p>
          <w:p w14:paraId="1EC4DA50" w14:textId="77777777" w:rsidR="00A15CCB" w:rsidRDefault="00A15CCB">
            <w:pPr>
              <w:spacing w:line="300" w:lineRule="auto"/>
              <w:ind w:firstLine="3220"/>
              <w:rPr>
                <w:sz w:val="28"/>
                <w:szCs w:val="28"/>
              </w:rPr>
            </w:pPr>
          </w:p>
          <w:p w14:paraId="00F7F6EC" w14:textId="77777777" w:rsidR="00A15CCB" w:rsidRDefault="00D976B0">
            <w:pPr>
              <w:spacing w:line="300" w:lineRule="auto"/>
              <w:ind w:leftChars="1352" w:left="2839" w:firstLineChars="1000" w:firstLine="2800"/>
              <w:rPr>
                <w:sz w:val="28"/>
                <w:szCs w:val="28"/>
              </w:rPr>
            </w:pPr>
            <w:r>
              <w:rPr>
                <w:sz w:val="28"/>
                <w:szCs w:val="28"/>
              </w:rPr>
              <w:t>年</w:t>
            </w:r>
            <w:r>
              <w:rPr>
                <w:sz w:val="28"/>
                <w:szCs w:val="28"/>
              </w:rPr>
              <w:t xml:space="preserve">    </w:t>
            </w:r>
            <w:r>
              <w:rPr>
                <w:sz w:val="28"/>
                <w:szCs w:val="28"/>
              </w:rPr>
              <w:t>月</w:t>
            </w:r>
            <w:r>
              <w:rPr>
                <w:sz w:val="28"/>
                <w:szCs w:val="28"/>
              </w:rPr>
              <w:t xml:space="preserve">    </w:t>
            </w:r>
            <w:r>
              <w:rPr>
                <w:sz w:val="28"/>
                <w:szCs w:val="28"/>
              </w:rPr>
              <w:t>日</w:t>
            </w:r>
          </w:p>
        </w:tc>
      </w:tr>
      <w:tr w:rsidR="00A15CCB" w14:paraId="762CF648" w14:textId="77777777">
        <w:trPr>
          <w:trHeight w:val="4434"/>
        </w:trPr>
        <w:tc>
          <w:tcPr>
            <w:tcW w:w="8296" w:type="dxa"/>
          </w:tcPr>
          <w:p w14:paraId="7C7BCF7C" w14:textId="77777777" w:rsidR="00A15CCB" w:rsidRDefault="00D976B0">
            <w:pPr>
              <w:spacing w:line="300" w:lineRule="auto"/>
              <w:rPr>
                <w:sz w:val="28"/>
                <w:szCs w:val="28"/>
              </w:rPr>
            </w:pPr>
            <w:r>
              <w:rPr>
                <w:rFonts w:hint="eastAsia"/>
                <w:sz w:val="28"/>
                <w:szCs w:val="28"/>
              </w:rPr>
              <w:t>项目主管部门</w:t>
            </w:r>
            <w:r>
              <w:rPr>
                <w:sz w:val="28"/>
                <w:szCs w:val="28"/>
              </w:rPr>
              <w:t>意见：</w:t>
            </w:r>
          </w:p>
          <w:p w14:paraId="34D3BAEA" w14:textId="77777777" w:rsidR="00A15CCB" w:rsidRDefault="00A15CCB">
            <w:pPr>
              <w:spacing w:line="300" w:lineRule="auto"/>
              <w:rPr>
                <w:sz w:val="28"/>
                <w:szCs w:val="28"/>
              </w:rPr>
            </w:pPr>
          </w:p>
          <w:p w14:paraId="39B66804" w14:textId="77777777" w:rsidR="00A15CCB" w:rsidRDefault="00A15CCB">
            <w:pPr>
              <w:spacing w:line="300" w:lineRule="auto"/>
              <w:rPr>
                <w:sz w:val="28"/>
                <w:szCs w:val="28"/>
              </w:rPr>
            </w:pPr>
          </w:p>
          <w:p w14:paraId="25C14675" w14:textId="77777777" w:rsidR="00A15CCB" w:rsidRDefault="00A15CCB">
            <w:pPr>
              <w:spacing w:line="300" w:lineRule="auto"/>
              <w:rPr>
                <w:sz w:val="28"/>
                <w:szCs w:val="28"/>
              </w:rPr>
            </w:pPr>
          </w:p>
          <w:p w14:paraId="02B8CAA7" w14:textId="77777777" w:rsidR="00A15CCB" w:rsidRDefault="00A15CCB">
            <w:pPr>
              <w:spacing w:line="300" w:lineRule="auto"/>
              <w:rPr>
                <w:sz w:val="28"/>
                <w:szCs w:val="28"/>
              </w:rPr>
            </w:pPr>
          </w:p>
          <w:p w14:paraId="06431B79" w14:textId="77777777" w:rsidR="00A15CCB" w:rsidRDefault="00A15CCB">
            <w:pPr>
              <w:spacing w:line="300" w:lineRule="auto"/>
              <w:rPr>
                <w:sz w:val="28"/>
                <w:szCs w:val="28"/>
              </w:rPr>
            </w:pPr>
          </w:p>
          <w:p w14:paraId="5781AA47" w14:textId="77777777" w:rsidR="00A15CCB" w:rsidRDefault="00D976B0">
            <w:pPr>
              <w:spacing w:line="300" w:lineRule="auto"/>
              <w:ind w:firstLine="3220"/>
              <w:rPr>
                <w:sz w:val="28"/>
                <w:szCs w:val="28"/>
              </w:rPr>
            </w:pPr>
            <w:r>
              <w:rPr>
                <w:sz w:val="28"/>
                <w:szCs w:val="28"/>
              </w:rPr>
              <w:t>条件保障与财务局（公章）：</w:t>
            </w:r>
          </w:p>
          <w:p w14:paraId="246E54E7" w14:textId="77777777" w:rsidR="00A15CCB" w:rsidRDefault="00A15CCB">
            <w:pPr>
              <w:spacing w:line="300" w:lineRule="auto"/>
              <w:ind w:firstLine="3220"/>
              <w:rPr>
                <w:sz w:val="28"/>
                <w:szCs w:val="28"/>
              </w:rPr>
            </w:pPr>
          </w:p>
          <w:p w14:paraId="37BBFAC9" w14:textId="77777777" w:rsidR="00A15CCB" w:rsidRDefault="00A15CCB">
            <w:pPr>
              <w:spacing w:line="300" w:lineRule="auto"/>
              <w:ind w:firstLine="3220"/>
              <w:rPr>
                <w:sz w:val="28"/>
                <w:szCs w:val="28"/>
              </w:rPr>
            </w:pPr>
          </w:p>
          <w:p w14:paraId="4190B4D4" w14:textId="77777777" w:rsidR="00A15CCB" w:rsidRDefault="00D976B0">
            <w:pPr>
              <w:spacing w:line="300" w:lineRule="auto"/>
              <w:ind w:firstLine="3220"/>
              <w:rPr>
                <w:sz w:val="28"/>
                <w:szCs w:val="28"/>
              </w:rPr>
            </w:pPr>
            <w:r>
              <w:rPr>
                <w:sz w:val="28"/>
                <w:szCs w:val="28"/>
              </w:rPr>
              <w:t>单位负责人（签字）：</w:t>
            </w:r>
            <w:r>
              <w:rPr>
                <w:sz w:val="28"/>
                <w:szCs w:val="28"/>
              </w:rPr>
              <w:t xml:space="preserve">  </w:t>
            </w:r>
          </w:p>
          <w:p w14:paraId="6776119D" w14:textId="77777777" w:rsidR="00A15CCB" w:rsidRDefault="00A15CCB">
            <w:pPr>
              <w:spacing w:line="300" w:lineRule="auto"/>
              <w:ind w:firstLine="3220"/>
              <w:rPr>
                <w:sz w:val="28"/>
                <w:szCs w:val="28"/>
              </w:rPr>
            </w:pPr>
          </w:p>
          <w:p w14:paraId="378EA3C1" w14:textId="77777777" w:rsidR="00A15CCB" w:rsidRDefault="00D976B0">
            <w:pPr>
              <w:spacing w:line="300" w:lineRule="auto"/>
              <w:ind w:leftChars="1352" w:left="2839" w:firstLineChars="1000" w:firstLine="2800"/>
              <w:rPr>
                <w:sz w:val="28"/>
                <w:szCs w:val="28"/>
              </w:rPr>
            </w:pPr>
            <w:r>
              <w:rPr>
                <w:sz w:val="28"/>
                <w:szCs w:val="28"/>
              </w:rPr>
              <w:t>年</w:t>
            </w:r>
            <w:r>
              <w:rPr>
                <w:sz w:val="28"/>
                <w:szCs w:val="28"/>
              </w:rPr>
              <w:t xml:space="preserve">    </w:t>
            </w:r>
            <w:r>
              <w:rPr>
                <w:sz w:val="28"/>
                <w:szCs w:val="28"/>
              </w:rPr>
              <w:t>月</w:t>
            </w:r>
            <w:r>
              <w:rPr>
                <w:sz w:val="28"/>
                <w:szCs w:val="28"/>
              </w:rPr>
              <w:t xml:space="preserve">    </w:t>
            </w:r>
            <w:r>
              <w:rPr>
                <w:sz w:val="28"/>
                <w:szCs w:val="28"/>
              </w:rPr>
              <w:t>日</w:t>
            </w:r>
          </w:p>
        </w:tc>
      </w:tr>
    </w:tbl>
    <w:p w14:paraId="35F119D3" w14:textId="77777777" w:rsidR="00A15CCB" w:rsidRDefault="00D976B0">
      <w:pPr>
        <w:spacing w:line="560" w:lineRule="exact"/>
        <w:jc w:val="center"/>
        <w:rPr>
          <w:rFonts w:ascii="黑体" w:eastAsia="黑体" w:hAnsi="黑体"/>
          <w:b/>
          <w:sz w:val="36"/>
          <w:szCs w:val="36"/>
        </w:rPr>
      </w:pPr>
      <w:r>
        <w:rPr>
          <w:rFonts w:ascii="黑体" w:eastAsia="黑体" w:hAnsi="黑体" w:hint="eastAsia"/>
          <w:b/>
          <w:sz w:val="36"/>
          <w:szCs w:val="36"/>
        </w:rPr>
        <w:lastRenderedPageBreak/>
        <w:t>中国科学院院级科研项目预算编制说明</w:t>
      </w:r>
    </w:p>
    <w:p w14:paraId="7D787C41" w14:textId="77777777" w:rsidR="00A15CCB" w:rsidRDefault="00A15CCB">
      <w:pPr>
        <w:snapToGrid w:val="0"/>
        <w:spacing w:line="560" w:lineRule="exact"/>
        <w:outlineLvl w:val="0"/>
        <w:rPr>
          <w:b/>
          <w:bCs/>
          <w:sz w:val="28"/>
        </w:rPr>
      </w:pPr>
      <w:bookmarkStart w:id="100" w:name="_Toc146093096"/>
    </w:p>
    <w:p w14:paraId="1243CA31" w14:textId="77777777" w:rsidR="00A15CCB" w:rsidRDefault="00D976B0">
      <w:pPr>
        <w:snapToGrid w:val="0"/>
        <w:spacing w:line="560" w:lineRule="exact"/>
        <w:ind w:firstLineChars="200" w:firstLine="606"/>
        <w:outlineLvl w:val="0"/>
        <w:rPr>
          <w:rFonts w:ascii="黑体" w:eastAsia="黑体" w:hAnsi="黑体"/>
          <w:b/>
          <w:bCs/>
          <w:sz w:val="28"/>
          <w:szCs w:val="28"/>
        </w:rPr>
      </w:pPr>
      <w:r>
        <w:rPr>
          <w:rFonts w:ascii="黑体" w:eastAsia="黑体" w:hAnsi="黑体" w:hint="eastAsia"/>
          <w:b/>
          <w:bCs/>
          <w:sz w:val="28"/>
          <w:szCs w:val="28"/>
        </w:rPr>
        <w:t>一、预算</w:t>
      </w:r>
      <w:bookmarkEnd w:id="100"/>
      <w:r>
        <w:rPr>
          <w:rFonts w:ascii="黑体" w:eastAsia="黑体" w:hAnsi="黑体" w:hint="eastAsia"/>
          <w:b/>
          <w:bCs/>
          <w:sz w:val="28"/>
          <w:szCs w:val="28"/>
        </w:rPr>
        <w:t>编制要求</w:t>
      </w:r>
    </w:p>
    <w:p w14:paraId="4DB087F3" w14:textId="77777777" w:rsidR="00A15CCB" w:rsidRDefault="00D976B0">
      <w:pPr>
        <w:snapToGrid w:val="0"/>
        <w:spacing w:line="560" w:lineRule="exact"/>
        <w:ind w:leftChars="9" w:left="19" w:firstLineChars="200" w:firstLine="606"/>
        <w:rPr>
          <w:rFonts w:ascii="仿宋" w:eastAsia="仿宋" w:hAnsi="仿宋"/>
          <w:sz w:val="28"/>
          <w:szCs w:val="28"/>
        </w:rPr>
      </w:pPr>
      <w:r>
        <w:rPr>
          <w:rFonts w:ascii="仿宋" w:eastAsia="仿宋" w:hAnsi="仿宋" w:hint="eastAsia"/>
          <w:b/>
          <w:bCs/>
          <w:sz w:val="28"/>
          <w:szCs w:val="28"/>
        </w:rPr>
        <w:t>1、课题预算</w:t>
      </w:r>
      <w:r>
        <w:rPr>
          <w:rFonts w:ascii="仿宋" w:eastAsia="仿宋" w:hAnsi="仿宋" w:hint="eastAsia"/>
          <w:b/>
          <w:sz w:val="28"/>
          <w:szCs w:val="28"/>
        </w:rPr>
        <w:t>编制准备。</w:t>
      </w:r>
      <w:r>
        <w:rPr>
          <w:rFonts w:ascii="仿宋" w:eastAsia="仿宋" w:hAnsi="仿宋" w:hint="eastAsia"/>
          <w:sz w:val="28"/>
          <w:szCs w:val="28"/>
        </w:rPr>
        <w:t>在编制课题预算书之前，应认真阅读有关国家、院级项目经费管理办法，并了解其他相关制度的要求与规定。项目（课题）承担单位应当建立健全科研财务助理制度，为科研人员在项目预算编制和调剂等方面提供专业化服务。</w:t>
      </w:r>
    </w:p>
    <w:p w14:paraId="085C606E" w14:textId="77777777" w:rsidR="00473A02" w:rsidRDefault="00D976B0">
      <w:pPr>
        <w:snapToGrid w:val="0"/>
        <w:spacing w:line="560" w:lineRule="exact"/>
        <w:ind w:firstLineChars="200" w:firstLine="606"/>
        <w:rPr>
          <w:rFonts w:ascii="仿宋" w:eastAsia="仿宋" w:hAnsi="仿宋"/>
          <w:sz w:val="28"/>
          <w:szCs w:val="28"/>
        </w:rPr>
      </w:pPr>
      <w:r>
        <w:rPr>
          <w:rFonts w:ascii="仿宋" w:eastAsia="仿宋" w:hAnsi="仿宋" w:hint="eastAsia"/>
          <w:b/>
          <w:sz w:val="28"/>
          <w:szCs w:val="28"/>
        </w:rPr>
        <w:t>2、</w:t>
      </w:r>
      <w:r>
        <w:rPr>
          <w:rFonts w:ascii="仿宋" w:eastAsia="仿宋" w:hAnsi="仿宋" w:hint="eastAsia"/>
          <w:b/>
          <w:bCs/>
          <w:sz w:val="28"/>
          <w:szCs w:val="28"/>
        </w:rPr>
        <w:t>课题预算</w:t>
      </w:r>
      <w:r>
        <w:rPr>
          <w:rFonts w:ascii="仿宋" w:eastAsia="仿宋" w:hAnsi="仿宋" w:hint="eastAsia"/>
          <w:b/>
          <w:sz w:val="28"/>
          <w:szCs w:val="28"/>
        </w:rPr>
        <w:t>编制原则。</w:t>
      </w:r>
      <w:r>
        <w:rPr>
          <w:rFonts w:ascii="仿宋" w:eastAsia="仿宋" w:hAnsi="仿宋" w:hint="eastAsia"/>
          <w:sz w:val="28"/>
          <w:szCs w:val="28"/>
        </w:rPr>
        <w:t>编制课题预算必须以课题研究任务为依据，课题预算应与课题任务目标相关；预算应符合有关政策法规，课题预算支出中的有关标准，应按照国家、院级经费管理办法中的具体规定执行；预算应经济合理，既要保证项目任务的全面完成，又要注意提高资金的使用效益，不得在各科目间重复列支。课题在预算编制时不考虑不可预见因素，不编制不可预见经费，课题立项前已经发生的各项支出不得列入课题预算。</w:t>
      </w:r>
    </w:p>
    <w:p w14:paraId="5AEC05B2" w14:textId="77777777" w:rsidR="00A15CCB" w:rsidRDefault="00D976B0">
      <w:pPr>
        <w:spacing w:line="560" w:lineRule="exact"/>
        <w:ind w:firstLine="562"/>
        <w:rPr>
          <w:rFonts w:ascii="仿宋" w:eastAsia="仿宋" w:hAnsi="仿宋"/>
          <w:sz w:val="28"/>
          <w:szCs w:val="28"/>
        </w:rPr>
      </w:pPr>
      <w:r>
        <w:rPr>
          <w:rFonts w:ascii="仿宋" w:eastAsia="仿宋" w:hAnsi="仿宋" w:hint="eastAsia"/>
          <w:b/>
          <w:sz w:val="28"/>
          <w:szCs w:val="28"/>
        </w:rPr>
        <w:t>3、课题预算编制的规范性要求。</w:t>
      </w:r>
      <w:r>
        <w:rPr>
          <w:rFonts w:ascii="仿宋" w:eastAsia="仿宋" w:hAnsi="仿宋" w:hint="eastAsia"/>
          <w:sz w:val="28"/>
          <w:szCs w:val="28"/>
        </w:rPr>
        <w:t>预算数据以“万元”为单位，各类标准或单价以“元”为单位，精确到个位。外币需按人民银行公布的即期汇率折合成人民币。</w:t>
      </w:r>
    </w:p>
    <w:p w14:paraId="2BA35E2C" w14:textId="77777777" w:rsidR="00A15CCB" w:rsidRDefault="00D976B0">
      <w:pPr>
        <w:spacing w:line="560" w:lineRule="exact"/>
        <w:ind w:firstLine="562"/>
        <w:rPr>
          <w:rFonts w:ascii="仿宋" w:eastAsia="仿宋" w:hAnsi="仿宋"/>
          <w:sz w:val="28"/>
          <w:szCs w:val="28"/>
        </w:rPr>
      </w:pPr>
      <w:r>
        <w:rPr>
          <w:rFonts w:ascii="仿宋" w:eastAsia="仿宋" w:hAnsi="仿宋" w:hint="eastAsia"/>
          <w:b/>
          <w:sz w:val="28"/>
          <w:szCs w:val="28"/>
        </w:rPr>
        <w:t>4</w:t>
      </w:r>
      <w:r>
        <w:rPr>
          <w:rFonts w:ascii="仿宋" w:eastAsia="仿宋" w:hAnsi="仿宋"/>
          <w:b/>
          <w:sz w:val="28"/>
          <w:szCs w:val="28"/>
        </w:rPr>
        <w:t>、课题预算申报书的主要内容。</w:t>
      </w:r>
      <w:r>
        <w:rPr>
          <w:rFonts w:ascii="仿宋" w:eastAsia="仿宋" w:hAnsi="仿宋" w:hint="eastAsia"/>
          <w:bCs/>
          <w:sz w:val="28"/>
          <w:szCs w:val="28"/>
        </w:rPr>
        <w:t>编制经费预算时以课题为单元，按项目汇总。课题预算申报书主要包括</w:t>
      </w:r>
      <w:r>
        <w:rPr>
          <w:rFonts w:ascii="仿宋" w:eastAsia="仿宋" w:hAnsi="仿宋" w:hint="eastAsia"/>
          <w:sz w:val="28"/>
          <w:szCs w:val="28"/>
        </w:rPr>
        <w:t>课题</w:t>
      </w:r>
      <w:r>
        <w:rPr>
          <w:rFonts w:ascii="仿宋" w:eastAsia="仿宋" w:hAnsi="仿宋" w:hint="eastAsia"/>
          <w:bCs/>
          <w:sz w:val="28"/>
          <w:szCs w:val="28"/>
        </w:rPr>
        <w:t>预算报表、预算编制说明材料（预算说明书和各种补充说明材料）</w:t>
      </w:r>
      <w:r>
        <w:rPr>
          <w:rFonts w:ascii="仿宋" w:eastAsia="仿宋" w:hAnsi="仿宋" w:hint="eastAsia"/>
          <w:sz w:val="28"/>
          <w:szCs w:val="28"/>
        </w:rPr>
        <w:t>。</w:t>
      </w:r>
    </w:p>
    <w:p w14:paraId="35609607" w14:textId="77777777" w:rsidR="00A15CCB" w:rsidRDefault="00D976B0">
      <w:pPr>
        <w:spacing w:line="560" w:lineRule="exact"/>
        <w:ind w:firstLine="562"/>
        <w:rPr>
          <w:rFonts w:ascii="仿宋" w:eastAsia="仿宋" w:hAnsi="仿宋"/>
          <w:sz w:val="28"/>
          <w:szCs w:val="28"/>
        </w:rPr>
      </w:pPr>
      <w:r>
        <w:rPr>
          <w:rFonts w:ascii="仿宋" w:eastAsia="仿宋" w:hAnsi="仿宋" w:hint="eastAsia"/>
          <w:sz w:val="28"/>
          <w:szCs w:val="28"/>
        </w:rPr>
        <w:t>预算说明书是课题经费预算申报书中的一部分，必须按照规定格式、内容等要求编写预算说明书。对于多家单位参与研究的课题，课题第一承担单位需填写课题预算表，并在预算说明文本中详细说明所有课题承担单位及其承担的任务和经费安排，且承担单位名称、承担</w:t>
      </w:r>
      <w:r>
        <w:rPr>
          <w:rFonts w:ascii="仿宋" w:eastAsia="仿宋" w:hAnsi="仿宋" w:hint="eastAsia"/>
          <w:sz w:val="28"/>
          <w:szCs w:val="28"/>
        </w:rPr>
        <w:lastRenderedPageBreak/>
        <w:t>的任务及任务负责人等信息应与课题任务合同书保持一致。未在预算说明中说明承担单位和经费安排的不得以任何形式予以转拨经费，违规转拨经费的不得通过课题验收。</w:t>
      </w:r>
    </w:p>
    <w:p w14:paraId="55684E6D" w14:textId="77777777" w:rsidR="00A15CCB" w:rsidRDefault="00D976B0">
      <w:pPr>
        <w:spacing w:line="560" w:lineRule="exact"/>
        <w:ind w:firstLine="562"/>
        <w:rPr>
          <w:rFonts w:ascii="仿宋" w:eastAsia="仿宋" w:hAnsi="仿宋"/>
          <w:sz w:val="28"/>
          <w:szCs w:val="28"/>
        </w:rPr>
      </w:pPr>
      <w:r>
        <w:rPr>
          <w:rFonts w:ascii="仿宋" w:eastAsia="仿宋" w:hAnsi="仿宋" w:hint="eastAsia"/>
          <w:b/>
          <w:sz w:val="28"/>
          <w:szCs w:val="28"/>
        </w:rPr>
        <w:t>5、报送及盖章要求。</w:t>
      </w:r>
      <w:r>
        <w:rPr>
          <w:rFonts w:ascii="仿宋" w:eastAsia="仿宋" w:hAnsi="仿宋" w:hint="eastAsia"/>
          <w:sz w:val="28"/>
          <w:szCs w:val="28"/>
        </w:rPr>
        <w:t>原则上，经费1000万元以上项目预算书须由条财局盖章；其他项目预算书由项目主管部门盖章。课题预算书随项目预算书一同报送。</w:t>
      </w:r>
    </w:p>
    <w:p w14:paraId="1D959B2B" w14:textId="77777777" w:rsidR="00A15CCB" w:rsidRDefault="00D976B0">
      <w:pPr>
        <w:snapToGrid w:val="0"/>
        <w:spacing w:line="560" w:lineRule="exact"/>
        <w:ind w:firstLineChars="200" w:firstLine="606"/>
        <w:outlineLvl w:val="0"/>
        <w:rPr>
          <w:rFonts w:ascii="黑体" w:eastAsia="黑体" w:hAnsi="黑体"/>
          <w:b/>
          <w:bCs/>
          <w:sz w:val="28"/>
          <w:szCs w:val="28"/>
        </w:rPr>
      </w:pPr>
      <w:bookmarkStart w:id="101" w:name="_Toc146093099"/>
      <w:r>
        <w:rPr>
          <w:rFonts w:ascii="黑体" w:eastAsia="黑体" w:hAnsi="黑体" w:hint="eastAsia"/>
          <w:b/>
          <w:bCs/>
          <w:sz w:val="28"/>
          <w:szCs w:val="28"/>
        </w:rPr>
        <w:t>二、预算科目内涵及</w:t>
      </w:r>
      <w:bookmarkEnd w:id="101"/>
      <w:r>
        <w:rPr>
          <w:rFonts w:ascii="黑体" w:eastAsia="黑体" w:hAnsi="黑体" w:hint="eastAsia"/>
          <w:b/>
          <w:bCs/>
          <w:sz w:val="28"/>
          <w:szCs w:val="28"/>
        </w:rPr>
        <w:t>编制要点</w:t>
      </w:r>
    </w:p>
    <w:p w14:paraId="0F6E85DC" w14:textId="77777777" w:rsidR="00A15CCB" w:rsidRDefault="00D976B0">
      <w:pPr>
        <w:pStyle w:val="ae"/>
        <w:spacing w:before="0" w:beforeAutospacing="0" w:after="0" w:afterAutospacing="0" w:line="560" w:lineRule="exact"/>
        <w:ind w:firstLineChars="200" w:firstLine="560"/>
        <w:rPr>
          <w:rFonts w:ascii="仿宋" w:eastAsia="仿宋" w:hAnsi="仿宋"/>
          <w:sz w:val="28"/>
          <w:szCs w:val="28"/>
        </w:rPr>
      </w:pPr>
      <w:r>
        <w:rPr>
          <w:rFonts w:ascii="仿宋" w:eastAsia="仿宋" w:hAnsi="仿宋" w:hint="eastAsia"/>
          <w:sz w:val="28"/>
          <w:szCs w:val="28"/>
        </w:rPr>
        <w:t>经费开支是指项目在组织实施过程中与科技创新活动相关的、应由项目经费承担的各项费用，主要包括设备费、材料费、测试化验加工及计算分析费、燃料动力费、差旅/会议/国际合作与交流费、出版/文献/信息传播/知识产权事务费、劳务费、专家咨询费、其他支出等。应重点注意：</w:t>
      </w:r>
    </w:p>
    <w:p w14:paraId="1E11F61B" w14:textId="77777777" w:rsidR="00A15CCB" w:rsidRDefault="00D976B0">
      <w:pPr>
        <w:pStyle w:val="ae"/>
        <w:spacing w:before="0" w:beforeAutospacing="0" w:after="0" w:afterAutospacing="0" w:line="560" w:lineRule="exact"/>
        <w:ind w:firstLineChars="200" w:firstLine="606"/>
        <w:rPr>
          <w:rFonts w:ascii="仿宋" w:eastAsia="仿宋" w:hAnsi="仿宋"/>
          <w:sz w:val="28"/>
          <w:szCs w:val="28"/>
        </w:rPr>
      </w:pPr>
      <w:r>
        <w:rPr>
          <w:rFonts w:ascii="仿宋" w:eastAsia="仿宋" w:hAnsi="仿宋" w:hint="eastAsia"/>
          <w:b/>
          <w:sz w:val="28"/>
          <w:szCs w:val="28"/>
        </w:rPr>
        <w:t>1、设备费：</w:t>
      </w:r>
      <w:r>
        <w:rPr>
          <w:rFonts w:ascii="仿宋" w:eastAsia="仿宋" w:hAnsi="仿宋" w:hint="eastAsia"/>
          <w:sz w:val="28"/>
          <w:szCs w:val="28"/>
        </w:rPr>
        <w:t>是指在项目实施过程中需要购置或研制的专用仪器设备以及对现有仪器设备进行升级改造和租赁外单位仪器设备而发生的费用。</w:t>
      </w:r>
    </w:p>
    <w:p w14:paraId="321B3197" w14:textId="77777777" w:rsidR="00473A02" w:rsidRDefault="00D976B0">
      <w:pPr>
        <w:pStyle w:val="ae"/>
        <w:spacing w:before="0" w:beforeAutospacing="0" w:after="0" w:afterAutospacing="0" w:line="560" w:lineRule="exact"/>
        <w:ind w:firstLineChars="200" w:firstLine="560"/>
        <w:rPr>
          <w:rFonts w:ascii="仿宋" w:eastAsia="仿宋" w:hAnsi="仿宋"/>
          <w:sz w:val="28"/>
          <w:szCs w:val="28"/>
        </w:rPr>
      </w:pPr>
      <w:r>
        <w:rPr>
          <w:rFonts w:ascii="仿宋" w:eastAsia="仿宋" w:hAnsi="仿宋" w:hint="eastAsia"/>
          <w:sz w:val="28"/>
          <w:szCs w:val="28"/>
        </w:rPr>
        <w:t>（1）项目经费要合理控制设备购置费支出</w:t>
      </w:r>
      <w:r>
        <w:rPr>
          <w:rFonts w:ascii="仿宋" w:eastAsia="仿宋" w:hAnsi="仿宋" w:hint="eastAsia"/>
          <w:b/>
          <w:sz w:val="28"/>
          <w:szCs w:val="28"/>
        </w:rPr>
        <w:t>，一般通用设备应严格控制</w:t>
      </w:r>
      <w:r>
        <w:rPr>
          <w:rFonts w:ascii="仿宋" w:eastAsia="仿宋" w:hAnsi="仿宋" w:hint="eastAsia"/>
          <w:sz w:val="28"/>
          <w:szCs w:val="28"/>
        </w:rPr>
        <w:t>。鼓励共享、研制、租赁专用仪器设备以及对现有仪器设备进行升级改造，避免重复购置。承担单位使用本单位设备不得列支设备租赁费。</w:t>
      </w:r>
    </w:p>
    <w:p w14:paraId="584A4825" w14:textId="77777777" w:rsidR="00473A02" w:rsidRDefault="00D976B0">
      <w:pPr>
        <w:pStyle w:val="ae"/>
        <w:spacing w:before="0" w:beforeAutospacing="0" w:after="0" w:afterAutospacing="0" w:line="560" w:lineRule="exact"/>
        <w:ind w:firstLineChars="200" w:firstLine="560"/>
        <w:rPr>
          <w:rFonts w:ascii="仿宋" w:eastAsia="仿宋" w:hAnsi="仿宋"/>
          <w:sz w:val="28"/>
          <w:szCs w:val="28"/>
        </w:rPr>
      </w:pPr>
      <w:r>
        <w:rPr>
          <w:rFonts w:ascii="仿宋" w:eastAsia="仿宋" w:hAnsi="仿宋" w:hint="eastAsia"/>
          <w:sz w:val="28"/>
          <w:szCs w:val="28"/>
        </w:rPr>
        <w:t>（2）购置、研制设备的配置、技术性能指标、数量应当满足项目（课题）目标的需要，配置或技术性能指标不应过高或不合理。购置设备的报价、研制设备的成本、设备租赁费应公允合理，对于设备采购双方存在关联关系的，应详细说明双方情况，以及设备采购的必要性，价格的公允性等。</w:t>
      </w:r>
    </w:p>
    <w:p w14:paraId="34BE8890" w14:textId="77777777" w:rsidR="00473A02" w:rsidRDefault="00D976B0">
      <w:pPr>
        <w:pStyle w:val="ae"/>
        <w:spacing w:before="0" w:beforeAutospacing="0" w:after="0" w:afterAutospacing="0" w:line="560" w:lineRule="exact"/>
        <w:ind w:firstLineChars="200" w:firstLine="560"/>
        <w:rPr>
          <w:rFonts w:ascii="仿宋" w:eastAsia="仿宋" w:hAnsi="仿宋"/>
          <w:sz w:val="28"/>
          <w:szCs w:val="28"/>
        </w:rPr>
      </w:pPr>
      <w:r>
        <w:rPr>
          <w:rFonts w:ascii="仿宋" w:eastAsia="仿宋" w:hAnsi="仿宋" w:hint="eastAsia"/>
          <w:sz w:val="28"/>
          <w:szCs w:val="28"/>
        </w:rPr>
        <w:lastRenderedPageBreak/>
        <w:t>（3）研制设备发生的材料费、加工费、劳务费等应当根据具体情况分别列支。当研制设备为目标产品（即课题主要任务考核指标就是研制该设备）时，应当分别在材料费、测试化验加工费、劳务费等相应科目中列支；当研制设备为过程产品（即为完成课题任务而研制的零部件或者工具性产品）时，研制设备发生的相关成本应列入设备费，不应该在其他预算科目中列支。</w:t>
      </w:r>
    </w:p>
    <w:p w14:paraId="0C89BCFB" w14:textId="77777777" w:rsidR="00473A02" w:rsidRDefault="00D976B0">
      <w:pPr>
        <w:pStyle w:val="ae"/>
        <w:spacing w:before="0" w:beforeAutospacing="0" w:after="0" w:afterAutospacing="0" w:line="560" w:lineRule="exact"/>
        <w:ind w:firstLineChars="200" w:firstLine="560"/>
        <w:rPr>
          <w:rFonts w:ascii="仿宋" w:eastAsia="仿宋" w:hAnsi="仿宋"/>
          <w:sz w:val="28"/>
          <w:szCs w:val="28"/>
        </w:rPr>
      </w:pPr>
      <w:r>
        <w:rPr>
          <w:rFonts w:ascii="仿宋" w:eastAsia="仿宋" w:hAnsi="仿宋" w:hint="eastAsia"/>
          <w:sz w:val="28"/>
          <w:szCs w:val="28"/>
        </w:rPr>
        <w:t>（4）与专用设备同时购置并与之配套的备品备件，应纳入设备费预算列支；单独购置的相关备品备件，应纳入材料费列支。对于一次性消耗的耗材等应纳入材料费预算。已有设备维修费应在其他支出列支，不应在设备费中编制预算。</w:t>
      </w:r>
    </w:p>
    <w:p w14:paraId="1B23934C" w14:textId="77777777" w:rsidR="00473A02" w:rsidRDefault="00D976B0">
      <w:pPr>
        <w:pStyle w:val="ae"/>
        <w:spacing w:before="0" w:beforeAutospacing="0" w:after="0" w:afterAutospacing="0" w:line="560" w:lineRule="exact"/>
        <w:ind w:firstLineChars="200" w:firstLine="606"/>
        <w:rPr>
          <w:rFonts w:ascii="仿宋" w:eastAsia="仿宋" w:hAnsi="仿宋"/>
          <w:sz w:val="28"/>
          <w:szCs w:val="28"/>
        </w:rPr>
      </w:pPr>
      <w:r>
        <w:rPr>
          <w:rFonts w:ascii="仿宋" w:eastAsia="仿宋" w:hAnsi="仿宋" w:hint="eastAsia"/>
          <w:b/>
          <w:sz w:val="28"/>
          <w:szCs w:val="28"/>
        </w:rPr>
        <w:t>2、材料费：</w:t>
      </w:r>
      <w:r>
        <w:rPr>
          <w:rFonts w:ascii="仿宋" w:eastAsia="仿宋" w:hAnsi="仿宋" w:hint="eastAsia"/>
          <w:sz w:val="28"/>
          <w:szCs w:val="28"/>
        </w:rPr>
        <w:t>是指在项目实施过程中消耗的各种原材料、辅助材料、低值易耗品以及与科学实验直接相关的</w:t>
      </w:r>
      <w:r>
        <w:rPr>
          <w:rFonts w:ascii="仿宋" w:eastAsia="仿宋" w:hAnsi="仿宋" w:hint="eastAsia"/>
          <w:b/>
          <w:sz w:val="28"/>
          <w:szCs w:val="28"/>
        </w:rPr>
        <w:t>健康安全保护用品</w:t>
      </w:r>
      <w:r>
        <w:rPr>
          <w:rFonts w:ascii="仿宋" w:eastAsia="仿宋" w:hAnsi="仿宋" w:hint="eastAsia"/>
          <w:sz w:val="28"/>
          <w:szCs w:val="28"/>
        </w:rPr>
        <w:t>等的采购、运输、装卸、整理等费用。</w:t>
      </w:r>
    </w:p>
    <w:p w14:paraId="3ED6813C" w14:textId="77777777" w:rsidR="00473A02" w:rsidRDefault="00D976B0">
      <w:pPr>
        <w:pStyle w:val="ae"/>
        <w:spacing w:before="0" w:beforeAutospacing="0" w:after="0" w:afterAutospacing="0" w:line="560" w:lineRule="exact"/>
        <w:ind w:firstLineChars="200" w:firstLine="560"/>
        <w:rPr>
          <w:rFonts w:ascii="仿宋" w:eastAsia="仿宋" w:hAnsi="仿宋"/>
          <w:sz w:val="28"/>
          <w:szCs w:val="28"/>
        </w:rPr>
      </w:pPr>
      <w:r>
        <w:rPr>
          <w:rFonts w:ascii="仿宋" w:eastAsia="仿宋" w:hAnsi="仿宋" w:hint="eastAsia"/>
          <w:sz w:val="28"/>
          <w:szCs w:val="28"/>
        </w:rPr>
        <w:t>（1）材料费与研制设备费、测试化验加工费等支出不应交叉重复。可独立使用的设备应纳入设备费预算。材料费中不应编列用于生产经营和基本建设的材料、实验室改造材料、日常办公耗材及未达到固定资产标准的通用设备。</w:t>
      </w:r>
    </w:p>
    <w:p w14:paraId="46289E3B" w14:textId="77777777" w:rsidR="00473A02" w:rsidRDefault="00D976B0">
      <w:pPr>
        <w:pStyle w:val="ae"/>
        <w:spacing w:before="0" w:beforeAutospacing="0" w:after="0" w:afterAutospacing="0" w:line="560" w:lineRule="exact"/>
        <w:ind w:firstLineChars="200" w:firstLine="560"/>
        <w:rPr>
          <w:rFonts w:ascii="仿宋" w:eastAsia="仿宋" w:hAnsi="仿宋"/>
          <w:sz w:val="28"/>
          <w:szCs w:val="28"/>
        </w:rPr>
      </w:pPr>
      <w:r>
        <w:rPr>
          <w:rFonts w:ascii="仿宋" w:eastAsia="仿宋" w:hAnsi="仿宋" w:hint="eastAsia"/>
          <w:sz w:val="28"/>
          <w:szCs w:val="28"/>
        </w:rPr>
        <w:t>（2）材料的数量和单价与公允水平比较，应经济合理。材料采购双方存在关联关系的，应详细说明双方情况，以及材料采购的必要性，价格的公允性。</w:t>
      </w:r>
    </w:p>
    <w:p w14:paraId="1F4B298F" w14:textId="77777777" w:rsidR="00473A02" w:rsidRDefault="00D976B0">
      <w:pPr>
        <w:pStyle w:val="ae"/>
        <w:spacing w:before="0" w:beforeAutospacing="0" w:after="0" w:afterAutospacing="0" w:line="560" w:lineRule="exact"/>
        <w:ind w:firstLineChars="200" w:firstLine="560"/>
        <w:rPr>
          <w:rFonts w:ascii="仿宋" w:eastAsia="仿宋" w:hAnsi="仿宋"/>
          <w:sz w:val="28"/>
          <w:szCs w:val="28"/>
        </w:rPr>
      </w:pPr>
      <w:r>
        <w:rPr>
          <w:rFonts w:ascii="仿宋" w:eastAsia="仿宋" w:hAnsi="仿宋" w:hint="eastAsia"/>
          <w:sz w:val="28"/>
          <w:szCs w:val="28"/>
        </w:rPr>
        <w:t>（3）由本单位内部独立核算部门进行的测试化验加工所需的材料，应纳入测试化验加工费预算。</w:t>
      </w:r>
    </w:p>
    <w:p w14:paraId="21860A8C" w14:textId="77777777" w:rsidR="00473A02" w:rsidRDefault="00D976B0">
      <w:pPr>
        <w:pStyle w:val="ae"/>
        <w:spacing w:before="0" w:beforeAutospacing="0" w:after="0" w:afterAutospacing="0" w:line="560" w:lineRule="exact"/>
        <w:ind w:firstLineChars="200" w:firstLine="606"/>
        <w:rPr>
          <w:rFonts w:ascii="仿宋" w:eastAsia="仿宋" w:hAnsi="仿宋"/>
          <w:sz w:val="28"/>
          <w:szCs w:val="28"/>
        </w:rPr>
      </w:pPr>
      <w:r>
        <w:rPr>
          <w:rFonts w:ascii="仿宋" w:eastAsia="仿宋" w:hAnsi="仿宋" w:hint="eastAsia"/>
          <w:b/>
          <w:sz w:val="28"/>
          <w:szCs w:val="28"/>
        </w:rPr>
        <w:lastRenderedPageBreak/>
        <w:t>3、测试化验加工及计算分析费：</w:t>
      </w:r>
      <w:r>
        <w:rPr>
          <w:rFonts w:ascii="仿宋" w:eastAsia="仿宋" w:hAnsi="仿宋" w:hint="eastAsia"/>
          <w:sz w:val="28"/>
          <w:szCs w:val="28"/>
        </w:rPr>
        <w:t>是指在项目实施过程中支付给外单位（包括承担单位内部单独核算的业务支撑部门）的检验、测试、化验、加工及计算分析等费用。</w:t>
      </w:r>
    </w:p>
    <w:p w14:paraId="2E4F6E28" w14:textId="77777777" w:rsidR="00473A02" w:rsidRDefault="00D976B0">
      <w:pPr>
        <w:pStyle w:val="ae"/>
        <w:spacing w:before="0" w:beforeAutospacing="0" w:after="0" w:afterAutospacing="0" w:line="560" w:lineRule="exact"/>
        <w:ind w:firstLineChars="200" w:firstLine="560"/>
        <w:rPr>
          <w:rFonts w:ascii="仿宋" w:eastAsia="仿宋" w:hAnsi="仿宋"/>
          <w:sz w:val="28"/>
          <w:szCs w:val="28"/>
        </w:rPr>
      </w:pPr>
      <w:r>
        <w:rPr>
          <w:rFonts w:ascii="仿宋" w:eastAsia="仿宋" w:hAnsi="仿宋" w:hint="eastAsia"/>
          <w:sz w:val="28"/>
          <w:szCs w:val="28"/>
        </w:rPr>
        <w:t>（1）测试化验费与材料费预算等支出不应交叉重复。与课题研究任务相关的软件测试、数据加工整理、深潜取样测试等费用可在本科目编列。</w:t>
      </w:r>
    </w:p>
    <w:p w14:paraId="3841D171" w14:textId="77777777" w:rsidR="00473A02" w:rsidRDefault="00D976B0">
      <w:pPr>
        <w:pStyle w:val="ae"/>
        <w:spacing w:before="0" w:beforeAutospacing="0" w:after="0" w:afterAutospacing="0" w:line="560" w:lineRule="exact"/>
        <w:ind w:firstLineChars="200" w:firstLine="560"/>
        <w:rPr>
          <w:rFonts w:ascii="仿宋" w:eastAsia="仿宋" w:hAnsi="仿宋"/>
          <w:sz w:val="28"/>
          <w:szCs w:val="28"/>
        </w:rPr>
      </w:pPr>
      <w:r>
        <w:rPr>
          <w:rFonts w:ascii="仿宋" w:eastAsia="仿宋" w:hAnsi="仿宋" w:hint="eastAsia"/>
          <w:sz w:val="28"/>
          <w:szCs w:val="28"/>
        </w:rPr>
        <w:t>（2）测试化验、加工数量、次数、单价与公允水平比较应经济合理。如承接方与承担单位存在利益关联关系，应详细说明双方利益关联情况。</w:t>
      </w:r>
    </w:p>
    <w:p w14:paraId="500CBEE1" w14:textId="77777777" w:rsidR="00473A02" w:rsidRDefault="00D976B0">
      <w:pPr>
        <w:pStyle w:val="ae"/>
        <w:spacing w:before="0" w:beforeAutospacing="0" w:after="0" w:afterAutospacing="0" w:line="560" w:lineRule="exact"/>
        <w:ind w:firstLineChars="200" w:firstLine="560"/>
        <w:rPr>
          <w:rFonts w:ascii="仿宋" w:eastAsia="仿宋" w:hAnsi="仿宋"/>
          <w:b/>
          <w:sz w:val="28"/>
          <w:szCs w:val="28"/>
        </w:rPr>
      </w:pPr>
      <w:r>
        <w:rPr>
          <w:rFonts w:ascii="仿宋" w:eastAsia="仿宋" w:hAnsi="仿宋" w:hint="eastAsia"/>
          <w:sz w:val="28"/>
          <w:szCs w:val="28"/>
        </w:rPr>
        <w:t>（3）委托单位内部独立经济核算的单位/部门进行测试化验加工的，发生的材料费、劳务费等应在测试化验加工费中测算;若不是独立进行经济核算的单位，发生的相关费用可在相应科目列支。</w:t>
      </w:r>
      <w:r>
        <w:rPr>
          <w:rFonts w:ascii="仿宋" w:eastAsia="仿宋" w:hAnsi="仿宋" w:hint="eastAsia"/>
          <w:b/>
          <w:sz w:val="28"/>
          <w:szCs w:val="28"/>
        </w:rPr>
        <w:t>原则上，使用国家或院运行费支持的承担单位内部非法人机构技术分析、测试平台发生的测试化验费不得重复纳入预算。利用研究团队或研究团队所在部门的设备开展测试、化验任务所发生的测试化验费不得纳入预算。</w:t>
      </w:r>
    </w:p>
    <w:p w14:paraId="1403ADFC" w14:textId="77777777" w:rsidR="00473A02" w:rsidRDefault="00D976B0">
      <w:pPr>
        <w:pStyle w:val="ae"/>
        <w:spacing w:before="0" w:beforeAutospacing="0" w:after="0" w:afterAutospacing="0" w:line="560" w:lineRule="exact"/>
        <w:ind w:firstLineChars="200" w:firstLine="606"/>
        <w:rPr>
          <w:rFonts w:ascii="仿宋" w:eastAsia="仿宋" w:hAnsi="仿宋"/>
          <w:sz w:val="28"/>
          <w:szCs w:val="28"/>
        </w:rPr>
      </w:pPr>
      <w:r>
        <w:rPr>
          <w:rFonts w:ascii="仿宋" w:eastAsia="仿宋" w:hAnsi="仿宋" w:hint="eastAsia"/>
          <w:b/>
          <w:sz w:val="28"/>
          <w:szCs w:val="28"/>
        </w:rPr>
        <w:t>4、燃料动力费：</w:t>
      </w:r>
      <w:r>
        <w:rPr>
          <w:rFonts w:ascii="仿宋" w:eastAsia="仿宋" w:hAnsi="仿宋" w:hint="eastAsia"/>
          <w:sz w:val="28"/>
          <w:szCs w:val="28"/>
        </w:rPr>
        <w:t>是指在项目实施过程中相关仪器设备、科学装置等运行发生的水、电、气、暖、燃料消耗费用等。</w:t>
      </w:r>
    </w:p>
    <w:p w14:paraId="6C3653C4" w14:textId="77777777" w:rsidR="00473A02" w:rsidRDefault="00D976B0">
      <w:pPr>
        <w:pStyle w:val="ae"/>
        <w:spacing w:before="0" w:beforeAutospacing="0" w:after="0" w:afterAutospacing="0" w:line="560" w:lineRule="exact"/>
        <w:ind w:firstLineChars="200" w:firstLine="606"/>
        <w:rPr>
          <w:rFonts w:ascii="仿宋" w:eastAsia="仿宋" w:hAnsi="仿宋"/>
          <w:b/>
          <w:sz w:val="28"/>
          <w:szCs w:val="28"/>
        </w:rPr>
      </w:pPr>
      <w:r>
        <w:rPr>
          <w:rFonts w:ascii="仿宋" w:eastAsia="仿宋" w:hAnsi="仿宋" w:hint="eastAsia"/>
          <w:b/>
          <w:sz w:val="28"/>
          <w:szCs w:val="28"/>
        </w:rPr>
        <w:t xml:space="preserve"> （1）在编制预算时，本科目支出不超过经费总额5%的，不需要编制测算依据。可以采用单独计量（算）或科学合理的分摊方式。采用分摊方式的单位应建立内部燃料动力费分摊管理办法，分摊标准应保持连续性、一致性。</w:t>
      </w:r>
    </w:p>
    <w:p w14:paraId="7B388162" w14:textId="77777777" w:rsidR="00473A02" w:rsidRDefault="00D976B0">
      <w:pPr>
        <w:tabs>
          <w:tab w:val="left" w:pos="0"/>
        </w:tabs>
        <w:spacing w:line="560" w:lineRule="exact"/>
        <w:ind w:firstLineChars="200" w:firstLine="560"/>
        <w:rPr>
          <w:rFonts w:ascii="仿宋" w:eastAsia="仿宋" w:hAnsi="仿宋"/>
          <w:sz w:val="28"/>
          <w:szCs w:val="28"/>
        </w:rPr>
      </w:pPr>
      <w:r>
        <w:rPr>
          <w:rFonts w:ascii="仿宋" w:eastAsia="仿宋" w:hAnsi="仿宋" w:hint="eastAsia"/>
          <w:sz w:val="28"/>
          <w:szCs w:val="28"/>
        </w:rPr>
        <w:t xml:space="preserve"> （2）燃料动力费与其他费用中使用现有仪器设备及房屋，日常水、电、气、暖消耗费用不应交叉重复。与课题研究任务相关的科学</w:t>
      </w:r>
      <w:r>
        <w:rPr>
          <w:rFonts w:ascii="仿宋" w:eastAsia="仿宋" w:hAnsi="仿宋" w:hint="eastAsia"/>
          <w:sz w:val="28"/>
          <w:szCs w:val="28"/>
        </w:rPr>
        <w:lastRenderedPageBreak/>
        <w:t>考察、野外实验勘探等车、船、航空器发生的燃油等费用可在燃料动力费中编列。</w:t>
      </w:r>
    </w:p>
    <w:p w14:paraId="41C87E1E" w14:textId="77777777" w:rsidR="00473A02" w:rsidRDefault="00D976B0">
      <w:pPr>
        <w:tabs>
          <w:tab w:val="left" w:pos="0"/>
        </w:tabs>
        <w:spacing w:line="560" w:lineRule="exact"/>
        <w:ind w:firstLineChars="200" w:firstLine="606"/>
        <w:rPr>
          <w:rFonts w:ascii="仿宋" w:eastAsia="仿宋" w:hAnsi="仿宋"/>
          <w:sz w:val="28"/>
          <w:szCs w:val="28"/>
        </w:rPr>
      </w:pPr>
      <w:r>
        <w:rPr>
          <w:rFonts w:ascii="仿宋" w:eastAsia="仿宋" w:hAnsi="仿宋" w:hint="eastAsia"/>
          <w:b/>
          <w:sz w:val="28"/>
          <w:szCs w:val="28"/>
        </w:rPr>
        <w:t>5、差旅/会议/国际合作与交流费：</w:t>
      </w:r>
      <w:r>
        <w:rPr>
          <w:rFonts w:ascii="仿宋" w:eastAsia="仿宋" w:hAnsi="仿宋" w:hint="eastAsia"/>
          <w:sz w:val="28"/>
          <w:szCs w:val="28"/>
        </w:rPr>
        <w:t>是指在项目实施过程中开展科学实验（试验）、科学考察、业务调研、学术交流等所发生的差旅费、市内交通费用，以及邀请专家、学者和有关人员参加会议发生的差旅费；为组织开展学术研讨、咨询以及协调项目（课题）等活动而发生的会议费用；项目研究人员出国及赴港澳台、外国专家来华及港澳台专家来内地开展学术合作与交流的费用。</w:t>
      </w:r>
    </w:p>
    <w:p w14:paraId="439B25EE" w14:textId="77777777" w:rsidR="00473A02" w:rsidRDefault="00D976B0">
      <w:pPr>
        <w:spacing w:line="560" w:lineRule="exact"/>
        <w:ind w:firstLineChars="200" w:firstLine="606"/>
        <w:rPr>
          <w:rFonts w:ascii="仿宋" w:eastAsia="仿宋" w:hAnsi="仿宋"/>
          <w:b/>
          <w:sz w:val="28"/>
          <w:szCs w:val="28"/>
        </w:rPr>
      </w:pPr>
      <w:r>
        <w:rPr>
          <w:rFonts w:ascii="仿宋" w:eastAsia="仿宋" w:hAnsi="仿宋" w:hint="eastAsia"/>
          <w:b/>
          <w:sz w:val="28"/>
          <w:szCs w:val="28"/>
        </w:rPr>
        <w:t>（1）在编制预算时，本科目支出不超过经费总额10%的，不需要编制测算依据。承担单位和科研人员应当按照实事求是、精简高效、厉行节约的原则，三项支出统筹安排使用。</w:t>
      </w:r>
    </w:p>
    <w:p w14:paraId="320AFDEB" w14:textId="77777777" w:rsidR="00473A02" w:rsidRDefault="00D976B0">
      <w:pPr>
        <w:tabs>
          <w:tab w:val="left" w:pos="0"/>
        </w:tabs>
        <w:spacing w:line="560" w:lineRule="exact"/>
        <w:ind w:firstLineChars="200" w:firstLine="560"/>
        <w:rPr>
          <w:rFonts w:ascii="仿宋" w:eastAsia="仿宋" w:hAnsi="仿宋"/>
          <w:sz w:val="28"/>
          <w:szCs w:val="28"/>
        </w:rPr>
      </w:pPr>
      <w:r>
        <w:rPr>
          <w:rFonts w:ascii="仿宋" w:eastAsia="仿宋" w:hAnsi="仿宋" w:hint="eastAsia"/>
          <w:sz w:val="28"/>
          <w:szCs w:val="28"/>
        </w:rPr>
        <w:t>（2）三项费用支出范围和标准应符合国家、中科院和单位有关管理规定。科学实验（试验）、考察的时间、人数、燃油费、租车费等预算，会议规模、次数和会期，研究人员出国费用应当经济合理。差旅费、会议费预算支出不应交叉重复申请。</w:t>
      </w:r>
    </w:p>
    <w:p w14:paraId="6ABBEDC5" w14:textId="77777777" w:rsidR="00473A02" w:rsidRDefault="00D976B0">
      <w:pPr>
        <w:tabs>
          <w:tab w:val="left" w:pos="0"/>
        </w:tabs>
        <w:spacing w:line="560" w:lineRule="exact"/>
        <w:ind w:firstLineChars="200" w:firstLine="560"/>
        <w:rPr>
          <w:rFonts w:ascii="仿宋" w:eastAsia="仿宋" w:hAnsi="仿宋"/>
          <w:sz w:val="28"/>
          <w:szCs w:val="28"/>
        </w:rPr>
      </w:pPr>
      <w:r>
        <w:rPr>
          <w:rFonts w:ascii="仿宋" w:eastAsia="仿宋" w:hAnsi="仿宋" w:hint="eastAsia"/>
          <w:sz w:val="28"/>
          <w:szCs w:val="28"/>
        </w:rPr>
        <w:t>（3）参加与课题研究任务相关并由其他单位主办的国内学术交流、培训等会议的注册费、培训费、差旅费用（城市间交通费）可列入差旅费预算；因课题研究任务需要，邀请国内外专家、学者和有关人员参加会议，对确需负担的城市间交通费、国际旅费，可列入会议费预算；参加与课题研究任务有关的国际学术会议的注册费可列入国际合作交流费预算。</w:t>
      </w:r>
    </w:p>
    <w:p w14:paraId="469D90C2" w14:textId="77777777" w:rsidR="00473A02" w:rsidRDefault="00D976B0">
      <w:pPr>
        <w:pStyle w:val="ae"/>
        <w:spacing w:before="0" w:beforeAutospacing="0" w:after="0" w:afterAutospacing="0" w:line="560" w:lineRule="exact"/>
        <w:ind w:firstLineChars="200" w:firstLine="606"/>
        <w:rPr>
          <w:rFonts w:ascii="仿宋" w:eastAsia="仿宋" w:hAnsi="仿宋"/>
          <w:sz w:val="28"/>
          <w:szCs w:val="28"/>
        </w:rPr>
      </w:pPr>
      <w:r>
        <w:rPr>
          <w:rFonts w:ascii="仿宋" w:eastAsia="仿宋" w:hAnsi="仿宋" w:hint="eastAsia"/>
          <w:b/>
          <w:sz w:val="28"/>
          <w:szCs w:val="28"/>
        </w:rPr>
        <w:t>6、出版/文献/信息传播/知识产权事务费</w:t>
      </w:r>
      <w:r>
        <w:rPr>
          <w:rFonts w:ascii="仿宋" w:eastAsia="仿宋" w:hAnsi="仿宋" w:hint="eastAsia"/>
          <w:sz w:val="28"/>
          <w:szCs w:val="28"/>
        </w:rPr>
        <w:t>：是指在项目实施过程中，需要支付的出版费、资料费、专用软件购置费、文献检索费、专业网络及通信费、专利及其他知识产权事务申请和维护费用等。</w:t>
      </w:r>
    </w:p>
    <w:p w14:paraId="25C7356D" w14:textId="77777777" w:rsidR="00473A02" w:rsidRDefault="00D976B0">
      <w:pPr>
        <w:pStyle w:val="ae"/>
        <w:spacing w:before="0" w:beforeAutospacing="0" w:after="0" w:afterAutospacing="0" w:line="560" w:lineRule="exact"/>
        <w:ind w:firstLineChars="200" w:firstLine="606"/>
        <w:rPr>
          <w:rFonts w:ascii="仿宋" w:eastAsia="仿宋" w:hAnsi="仿宋"/>
          <w:b/>
          <w:sz w:val="28"/>
          <w:szCs w:val="28"/>
        </w:rPr>
      </w:pPr>
      <w:r>
        <w:rPr>
          <w:rFonts w:ascii="仿宋" w:eastAsia="仿宋" w:hAnsi="仿宋" w:hint="eastAsia"/>
          <w:b/>
          <w:sz w:val="28"/>
          <w:szCs w:val="28"/>
        </w:rPr>
        <w:lastRenderedPageBreak/>
        <w:t>（1）在编制预算时，本科目支出不超过经费总额5%的，不需要提供测算依据。单价超过10万元以上（含10万元）的专用软件购置费应单独说明</w:t>
      </w:r>
      <w:r>
        <w:rPr>
          <w:rFonts w:ascii="仿宋" w:eastAsia="仿宋" w:hAnsi="仿宋" w:hint="eastAsia"/>
          <w:sz w:val="28"/>
          <w:szCs w:val="28"/>
        </w:rPr>
        <w:t>。</w:t>
      </w:r>
    </w:p>
    <w:p w14:paraId="66594CFE" w14:textId="77777777" w:rsidR="00473A02" w:rsidRDefault="00D976B0">
      <w:pPr>
        <w:pStyle w:val="ae"/>
        <w:spacing w:before="0" w:beforeAutospacing="0" w:after="0" w:afterAutospacing="0" w:line="560" w:lineRule="exact"/>
        <w:ind w:firstLineChars="200" w:firstLine="560"/>
        <w:rPr>
          <w:rFonts w:ascii="仿宋" w:eastAsia="仿宋" w:hAnsi="仿宋"/>
          <w:b/>
          <w:sz w:val="28"/>
          <w:szCs w:val="28"/>
        </w:rPr>
      </w:pPr>
      <w:r>
        <w:rPr>
          <w:rFonts w:ascii="仿宋" w:eastAsia="仿宋" w:hAnsi="仿宋" w:hint="eastAsia"/>
          <w:sz w:val="28"/>
          <w:szCs w:val="28"/>
        </w:rPr>
        <w:t>（2）与公允水平比较，大宗专业资料(数据、卫星图片)购置、软件购置、专利申请、论文和专著出版的数量、单价应经济合理。</w:t>
      </w:r>
    </w:p>
    <w:p w14:paraId="0AEBA789" w14:textId="77777777" w:rsidR="00473A02" w:rsidRDefault="00D976B0">
      <w:pPr>
        <w:pStyle w:val="ae"/>
        <w:spacing w:before="0" w:beforeAutospacing="0" w:after="0" w:afterAutospacing="0" w:line="560" w:lineRule="exact"/>
        <w:ind w:firstLineChars="200" w:firstLine="560"/>
        <w:rPr>
          <w:rFonts w:ascii="仿宋" w:eastAsia="仿宋" w:hAnsi="仿宋"/>
          <w:sz w:val="28"/>
          <w:szCs w:val="28"/>
        </w:rPr>
      </w:pPr>
      <w:r>
        <w:rPr>
          <w:rFonts w:ascii="仿宋" w:eastAsia="仿宋" w:hAnsi="仿宋" w:hint="eastAsia"/>
          <w:sz w:val="28"/>
          <w:szCs w:val="28"/>
        </w:rPr>
        <w:t>（3）专用通讯费应为承担单位必须的专用通信（网络）线路租用费，日常手机和办公固定电话的通讯费、日常办公网络费和电话充值卡费用等、已获得国家或院运行费支持的专用线路租赁费不应纳入预算。</w:t>
      </w:r>
    </w:p>
    <w:p w14:paraId="0D86DE88" w14:textId="77777777" w:rsidR="00473A02" w:rsidRDefault="00D976B0">
      <w:pPr>
        <w:pStyle w:val="ae"/>
        <w:spacing w:before="0" w:beforeAutospacing="0" w:after="0" w:afterAutospacing="0" w:line="560" w:lineRule="exact"/>
        <w:ind w:firstLineChars="200" w:firstLine="606"/>
        <w:rPr>
          <w:rFonts w:ascii="仿宋" w:eastAsia="仿宋" w:hAnsi="仿宋"/>
          <w:sz w:val="28"/>
          <w:szCs w:val="28"/>
        </w:rPr>
      </w:pPr>
      <w:r>
        <w:rPr>
          <w:rFonts w:ascii="仿宋" w:eastAsia="仿宋" w:hAnsi="仿宋" w:hint="eastAsia"/>
          <w:b/>
          <w:sz w:val="28"/>
          <w:szCs w:val="28"/>
        </w:rPr>
        <w:t>7、劳务费：</w:t>
      </w:r>
      <w:r>
        <w:rPr>
          <w:rFonts w:ascii="仿宋" w:eastAsia="仿宋" w:hAnsi="仿宋" w:hint="eastAsia"/>
          <w:sz w:val="28"/>
          <w:szCs w:val="28"/>
        </w:rPr>
        <w:t>是指在项目实施过程中支付给参与项目工作的研究生、客座人员、博士后、访问学者、项目聘用人员及科研辅助人员等的劳务性费用和社会保险费补助</w:t>
      </w:r>
      <w:r>
        <w:rPr>
          <w:rFonts w:ascii="仿宋" w:eastAsia="仿宋" w:hAnsi="仿宋" w:hint="eastAsia"/>
          <w:b/>
          <w:sz w:val="28"/>
          <w:szCs w:val="28"/>
        </w:rPr>
        <w:t>（包括住房公积金）</w:t>
      </w:r>
      <w:r>
        <w:rPr>
          <w:rFonts w:ascii="仿宋" w:eastAsia="仿宋" w:hAnsi="仿宋" w:hint="eastAsia"/>
          <w:sz w:val="28"/>
          <w:szCs w:val="28"/>
        </w:rPr>
        <w:t>。</w:t>
      </w:r>
    </w:p>
    <w:p w14:paraId="0A13BDE2" w14:textId="77777777" w:rsidR="00473A02" w:rsidRDefault="00D976B0">
      <w:pPr>
        <w:pStyle w:val="ae"/>
        <w:spacing w:before="0" w:beforeAutospacing="0" w:after="0" w:afterAutospacing="0" w:line="560" w:lineRule="exact"/>
        <w:ind w:firstLineChars="200" w:firstLine="606"/>
        <w:rPr>
          <w:rFonts w:ascii="仿宋" w:eastAsia="仿宋" w:hAnsi="仿宋"/>
          <w:sz w:val="28"/>
          <w:szCs w:val="28"/>
        </w:rPr>
      </w:pPr>
      <w:r>
        <w:rPr>
          <w:rFonts w:ascii="仿宋" w:eastAsia="仿宋" w:hAnsi="仿宋" w:hint="eastAsia"/>
          <w:b/>
          <w:sz w:val="28"/>
          <w:szCs w:val="28"/>
        </w:rPr>
        <w:t>（1）劳务费预算应据实编制，不设比例限制。</w:t>
      </w:r>
      <w:r>
        <w:rPr>
          <w:rFonts w:ascii="仿宋" w:eastAsia="仿宋" w:hAnsi="仿宋" w:hint="eastAsia"/>
          <w:sz w:val="28"/>
          <w:szCs w:val="28"/>
        </w:rPr>
        <w:t>项目聘用人员的劳务费开支标准参照当地科学研究和技术服务业从业人员平均工资水平，根据其在项目中承担的工作任务确定。</w:t>
      </w:r>
    </w:p>
    <w:p w14:paraId="32683C9A" w14:textId="77777777" w:rsidR="00473A02" w:rsidRDefault="00D976B0">
      <w:pPr>
        <w:pStyle w:val="ae"/>
        <w:spacing w:before="0" w:beforeAutospacing="0" w:after="0" w:afterAutospacing="0" w:line="560" w:lineRule="exact"/>
        <w:ind w:firstLineChars="200" w:firstLine="560"/>
        <w:rPr>
          <w:rFonts w:ascii="仿宋" w:eastAsia="仿宋" w:hAnsi="仿宋"/>
          <w:sz w:val="28"/>
          <w:szCs w:val="28"/>
        </w:rPr>
      </w:pPr>
      <w:r>
        <w:rPr>
          <w:rFonts w:ascii="仿宋" w:eastAsia="仿宋" w:hAnsi="仿宋" w:hint="eastAsia"/>
          <w:sz w:val="28"/>
          <w:szCs w:val="28"/>
        </w:rPr>
        <w:t>（2）参与项目课题研究生的与课题相关的劳务费可以列支。参与项目（课题）研究的各类人员（尤其是在校研究生和临时聘用人员）投入课题研究时间应当合理。</w:t>
      </w:r>
    </w:p>
    <w:p w14:paraId="63E9ADF2" w14:textId="77777777" w:rsidR="00473A02" w:rsidRDefault="00D976B0">
      <w:pPr>
        <w:pStyle w:val="ae"/>
        <w:spacing w:before="0" w:beforeAutospacing="0" w:after="0" w:afterAutospacing="0" w:line="560" w:lineRule="exact"/>
        <w:ind w:firstLineChars="200" w:firstLine="560"/>
        <w:rPr>
          <w:rFonts w:ascii="仿宋" w:eastAsia="仿宋" w:hAnsi="仿宋"/>
          <w:sz w:val="28"/>
          <w:szCs w:val="28"/>
        </w:rPr>
      </w:pPr>
      <w:r>
        <w:rPr>
          <w:rFonts w:ascii="仿宋" w:eastAsia="仿宋" w:hAnsi="仿宋" w:hint="eastAsia"/>
          <w:sz w:val="28"/>
          <w:szCs w:val="28"/>
        </w:rPr>
        <w:t>（3）项目牵头承担单位、课题承担单位、参与单位人员不得以访问学者和兼职人员名义在项目下各课题中编列劳务费。</w:t>
      </w:r>
    </w:p>
    <w:p w14:paraId="16C2FA21" w14:textId="77777777" w:rsidR="00473A02" w:rsidRDefault="00D976B0">
      <w:pPr>
        <w:pStyle w:val="ae"/>
        <w:spacing w:before="0" w:beforeAutospacing="0" w:after="0" w:afterAutospacing="0" w:line="560" w:lineRule="exact"/>
        <w:ind w:firstLineChars="200" w:firstLine="606"/>
        <w:rPr>
          <w:rFonts w:ascii="仿宋" w:eastAsia="仿宋" w:hAnsi="仿宋"/>
          <w:sz w:val="28"/>
          <w:szCs w:val="28"/>
        </w:rPr>
      </w:pPr>
      <w:r>
        <w:rPr>
          <w:rFonts w:ascii="仿宋" w:eastAsia="仿宋" w:hAnsi="仿宋" w:hint="eastAsia"/>
          <w:b/>
          <w:sz w:val="28"/>
          <w:szCs w:val="28"/>
        </w:rPr>
        <w:t>8、专家咨询费：</w:t>
      </w:r>
      <w:r>
        <w:rPr>
          <w:rFonts w:ascii="仿宋" w:eastAsia="仿宋" w:hAnsi="仿宋" w:hint="eastAsia"/>
          <w:sz w:val="28"/>
          <w:szCs w:val="28"/>
        </w:rPr>
        <w:t>是指在项目实施过程中支付给临时聘请的咨询专家的费用。专家咨询费不得支付给参与项目（课题）管理相关的工作人员。</w:t>
      </w:r>
    </w:p>
    <w:p w14:paraId="510275F7" w14:textId="77777777" w:rsidR="00473A02" w:rsidRDefault="00D976B0">
      <w:pPr>
        <w:pStyle w:val="ae"/>
        <w:spacing w:before="0" w:beforeAutospacing="0" w:after="0" w:afterAutospacing="0" w:line="560" w:lineRule="exact"/>
        <w:ind w:firstLineChars="200" w:firstLine="560"/>
        <w:rPr>
          <w:rFonts w:ascii="仿宋" w:eastAsia="仿宋" w:hAnsi="仿宋"/>
          <w:sz w:val="28"/>
          <w:szCs w:val="28"/>
        </w:rPr>
      </w:pPr>
      <w:r>
        <w:rPr>
          <w:rFonts w:ascii="仿宋" w:eastAsia="仿宋" w:hAnsi="仿宋" w:hint="eastAsia"/>
          <w:sz w:val="28"/>
          <w:szCs w:val="28"/>
        </w:rPr>
        <w:lastRenderedPageBreak/>
        <w:t>（1）专家咨询费的开支标准原则上按照国家科技经费管理的相关规定执行。院士和正高级职称专家，咨询费标准可由单位自行制定并经所务会等审定。咨询专家次数、时间、人数应当合理。</w:t>
      </w:r>
    </w:p>
    <w:p w14:paraId="6674647D" w14:textId="77777777" w:rsidR="00473A02" w:rsidRDefault="00D976B0">
      <w:pPr>
        <w:pStyle w:val="ae"/>
        <w:spacing w:before="0" w:beforeAutospacing="0" w:after="0" w:afterAutospacing="0" w:line="560" w:lineRule="exact"/>
        <w:ind w:firstLineChars="200" w:firstLine="560"/>
        <w:rPr>
          <w:rFonts w:ascii="仿宋" w:eastAsia="仿宋" w:hAnsi="仿宋"/>
          <w:sz w:val="28"/>
          <w:szCs w:val="28"/>
        </w:rPr>
      </w:pPr>
      <w:r>
        <w:rPr>
          <w:rFonts w:ascii="仿宋" w:eastAsia="仿宋" w:hAnsi="仿宋" w:hint="eastAsia"/>
          <w:sz w:val="28"/>
          <w:szCs w:val="28"/>
        </w:rPr>
        <w:t>（2）不得支付给参与专项及其项目（课题）管理相关的工作人员。</w:t>
      </w:r>
    </w:p>
    <w:p w14:paraId="1A3FEE7F" w14:textId="77777777" w:rsidR="00473A02" w:rsidRDefault="00D976B0">
      <w:pPr>
        <w:pStyle w:val="ae"/>
        <w:spacing w:before="0" w:beforeAutospacing="0" w:after="0" w:afterAutospacing="0" w:line="560" w:lineRule="exact"/>
        <w:ind w:firstLineChars="200" w:firstLine="606"/>
        <w:rPr>
          <w:rFonts w:ascii="仿宋" w:eastAsia="仿宋" w:hAnsi="仿宋"/>
          <w:sz w:val="28"/>
          <w:szCs w:val="28"/>
        </w:rPr>
      </w:pPr>
      <w:r>
        <w:rPr>
          <w:rFonts w:ascii="仿宋" w:eastAsia="仿宋" w:hAnsi="仿宋" w:hint="eastAsia"/>
          <w:b/>
          <w:sz w:val="28"/>
          <w:szCs w:val="28"/>
        </w:rPr>
        <w:t>9、其他支出：</w:t>
      </w:r>
      <w:r>
        <w:rPr>
          <w:rFonts w:ascii="仿宋" w:eastAsia="仿宋" w:hAnsi="仿宋" w:hint="eastAsia"/>
          <w:sz w:val="28"/>
          <w:szCs w:val="28"/>
        </w:rPr>
        <w:t>是指项目实施过程中发生的除上述费用之外的</w:t>
      </w:r>
      <w:r>
        <w:rPr>
          <w:rFonts w:ascii="仿宋" w:eastAsia="仿宋" w:hAnsi="仿宋" w:hint="eastAsia"/>
          <w:b/>
          <w:sz w:val="28"/>
          <w:szCs w:val="28"/>
        </w:rPr>
        <w:t>对使用本单位现有仪器设备及房屋，日常水、电、气、暖的消耗补助支出，审计费用，经批准的实验设施和场地的小型维修改造、土地或场地租赁等支出。</w:t>
      </w:r>
    </w:p>
    <w:p w14:paraId="21AD44DF" w14:textId="77777777" w:rsidR="00473A02" w:rsidRDefault="00D976B0">
      <w:pPr>
        <w:pStyle w:val="ae"/>
        <w:spacing w:before="0" w:beforeAutospacing="0" w:after="0" w:afterAutospacing="0" w:line="560" w:lineRule="exact"/>
        <w:ind w:firstLineChars="200" w:firstLine="560"/>
        <w:rPr>
          <w:rFonts w:ascii="仿宋" w:eastAsia="仿宋" w:hAnsi="仿宋"/>
          <w:sz w:val="28"/>
          <w:szCs w:val="28"/>
        </w:rPr>
      </w:pPr>
      <w:r>
        <w:rPr>
          <w:rFonts w:ascii="仿宋" w:eastAsia="仿宋" w:hAnsi="仿宋" w:hint="eastAsia"/>
          <w:sz w:val="28"/>
          <w:szCs w:val="28"/>
        </w:rPr>
        <w:t>（1）特殊事项应在申请预算时按项单独详细说明，单独核定。</w:t>
      </w:r>
    </w:p>
    <w:p w14:paraId="0F37E479" w14:textId="77777777" w:rsidR="00473A02" w:rsidRDefault="00D976B0">
      <w:pPr>
        <w:pStyle w:val="ae"/>
        <w:spacing w:before="0" w:beforeAutospacing="0" w:after="0" w:afterAutospacing="0" w:line="560" w:lineRule="exact"/>
        <w:ind w:firstLineChars="200" w:firstLine="560"/>
        <w:rPr>
          <w:rFonts w:ascii="仿宋" w:eastAsia="仿宋" w:hAnsi="仿宋"/>
          <w:sz w:val="28"/>
          <w:szCs w:val="28"/>
        </w:rPr>
      </w:pPr>
      <w:r>
        <w:rPr>
          <w:rFonts w:ascii="仿宋" w:eastAsia="仿宋" w:hAnsi="仿宋" w:hint="eastAsia"/>
          <w:sz w:val="28"/>
          <w:szCs w:val="28"/>
        </w:rPr>
        <w:t>（2）未经批准的实验设施和场地的小型维修改造，基本建设支出等不得纳入预算。</w:t>
      </w:r>
    </w:p>
    <w:p w14:paraId="6E44B80B" w14:textId="77777777" w:rsidR="00473A02" w:rsidRDefault="00473A02">
      <w:pPr>
        <w:ind w:firstLineChars="200" w:firstLine="649"/>
        <w:jc w:val="center"/>
        <w:rPr>
          <w:b/>
          <w:sz w:val="30"/>
          <w:szCs w:val="30"/>
        </w:rPr>
      </w:pPr>
    </w:p>
    <w:sectPr w:rsidR="00473A02" w:rsidSect="00A15CCB">
      <w:pgSz w:w="11906" w:h="16838"/>
      <w:pgMar w:top="1440" w:right="1800" w:bottom="1440" w:left="1800" w:header="851" w:footer="992" w:gutter="0"/>
      <w:pgNumType w:start="0"/>
      <w:cols w:space="425"/>
      <w:titlePg/>
      <w:docGrid w:linePitch="28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8" w:author="nch" w:date="2017-06-20T16:13:00Z" w:initials="n">
    <w:p w14:paraId="6E331FA4" w14:textId="77777777" w:rsidR="008B3884" w:rsidRDefault="008B3884">
      <w:pPr>
        <w:pStyle w:val="a3"/>
      </w:pPr>
      <w:r>
        <w:t>重新编辑了一下公式，截图贴上的，感觉这样会工整一些。</w:t>
      </w:r>
    </w:p>
  </w:comment>
  <w:comment w:id="69" w:author="nch" w:date="2017-06-20T14:02:00Z" w:initials="n">
    <w:p w14:paraId="3A51D548" w14:textId="77777777" w:rsidR="008B3884" w:rsidRDefault="008B3884">
      <w:pPr>
        <w:pStyle w:val="a3"/>
      </w:pPr>
      <w:r>
        <w:t>调整了图的位置</w:t>
      </w:r>
    </w:p>
  </w:comment>
  <w:comment w:id="78" w:author="nch" w:date="2017-06-20T13:53:00Z" w:initials="n">
    <w:p w14:paraId="70700AFD" w14:textId="77777777" w:rsidR="008B3884" w:rsidRDefault="008B3884">
      <w:pPr>
        <w:pStyle w:val="a3"/>
      </w:pPr>
      <w:r>
        <w:t>加入图示</w:t>
      </w:r>
    </w:p>
  </w:comment>
  <w:comment w:id="81" w:author="nch" w:date="2017-06-20T13:59:00Z" w:initials="n">
    <w:p w14:paraId="156271F7" w14:textId="77777777" w:rsidR="008B3884" w:rsidRDefault="008B3884">
      <w:pPr>
        <w:pStyle w:val="a3"/>
      </w:pPr>
      <w:r>
        <w:t>添加图示</w:t>
      </w:r>
    </w:p>
  </w:comment>
  <w:comment w:id="98" w:author="nch" w:date="2017-06-20T16:12:00Z" w:initials="n">
    <w:p w14:paraId="7CBAD37D" w14:textId="77777777" w:rsidR="008B3884" w:rsidRDefault="008B3884">
      <w:pPr>
        <w:pStyle w:val="a3"/>
      </w:pPr>
      <w:r>
        <w:t>加入专业信息</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5BE373" w14:textId="77777777" w:rsidR="008B3884" w:rsidRDefault="008B3884" w:rsidP="00D47DE9">
      <w:pPr>
        <w:spacing w:line="240" w:lineRule="auto"/>
      </w:pPr>
      <w:r>
        <w:separator/>
      </w:r>
    </w:p>
  </w:endnote>
  <w:endnote w:type="continuationSeparator" w:id="0">
    <w:p w14:paraId="03EC2F90" w14:textId="77777777" w:rsidR="008B3884" w:rsidRDefault="008B3884" w:rsidP="00D47D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Calibri">
    <w:altName w:val="Arial"/>
    <w:panose1 w:val="020F0502020204030204"/>
    <w:charset w:val="00"/>
    <w:family w:val="roman"/>
    <w:notTrueType/>
    <w:pitch w:val="default"/>
  </w:font>
  <w:font w:name="SimSun">
    <w:altName w:val="宋体"/>
    <w:panose1 w:val="00000000000000000000"/>
    <w:charset w:val="00"/>
    <w:family w:val="roman"/>
    <w:notTrueType/>
    <w:pitch w:val="default"/>
  </w:font>
  <w:font w:name="华文仿宋">
    <w:panose1 w:val="02010600040101010101"/>
    <w:charset w:val="50"/>
    <w:family w:val="auto"/>
    <w:pitch w:val="variable"/>
    <w:sig w:usb0="00000287" w:usb1="080F0000" w:usb2="00000010" w:usb3="00000000" w:csb0="0004009F" w:csb1="00000000"/>
  </w:font>
  <w:font w:name="黑体">
    <w:panose1 w:val="02010609060101010101"/>
    <w:charset w:val="50"/>
    <w:family w:val="auto"/>
    <w:pitch w:val="variable"/>
    <w:sig w:usb0="800002BF" w:usb1="38CF7CFA" w:usb2="00000016" w:usb3="00000000" w:csb0="00040001" w:csb1="00000000"/>
  </w:font>
  <w:font w:name="楷体_GB2312">
    <w:altName w:val="Arial Unicode MS"/>
    <w:charset w:val="86"/>
    <w:family w:val="modern"/>
    <w:pitch w:val="fixed"/>
    <w:sig w:usb0="00000001" w:usb1="080E0000" w:usb2="00000010" w:usb3="00000000" w:csb0="00040000" w:csb1="00000000"/>
  </w:font>
  <w:font w:name="cmmi10">
    <w:altName w:val="Helvetica"/>
    <w:charset w:val="00"/>
    <w:family w:val="auto"/>
    <w:pitch w:val="default"/>
  </w:font>
  <w:font w:name="仿宋_GB2312">
    <w:altName w:val="@华文楷体"/>
    <w:charset w:val="86"/>
    <w:family w:val="modern"/>
    <w:pitch w:val="fixed"/>
    <w:sig w:usb0="00000001" w:usb1="080E0000" w:usb2="00000010" w:usb3="00000000" w:csb0="00040000" w:csb1="00000000"/>
  </w:font>
  <w:font w:name="仿宋">
    <w:altName w:val="@华文楷体"/>
    <w:panose1 w:val="02010609060101010101"/>
    <w:charset w:val="86"/>
    <w:family w:val="modern"/>
    <w:pitch w:val="fixed"/>
    <w:sig w:usb0="800002BF" w:usb1="38CF7CFA" w:usb2="00000016" w:usb3="00000000" w:csb0="00040001" w:csb1="00000000"/>
  </w:font>
  <w:font w:name="Tahoma">
    <w:panose1 w:val="020B0604030504040204"/>
    <w:charset w:val="00"/>
    <w:family w:val="auto"/>
    <w:pitch w:val="variable"/>
    <w:sig w:usb0="E1002AFF" w:usb1="C000605B" w:usb2="00000029" w:usb3="00000000" w:csb0="000101F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FB1D54" w14:textId="77777777" w:rsidR="008B3884" w:rsidRDefault="008B3884" w:rsidP="00D47DE9">
      <w:pPr>
        <w:spacing w:line="240" w:lineRule="auto"/>
      </w:pPr>
      <w:r>
        <w:separator/>
      </w:r>
    </w:p>
  </w:footnote>
  <w:footnote w:type="continuationSeparator" w:id="0">
    <w:p w14:paraId="5798442C" w14:textId="77777777" w:rsidR="008B3884" w:rsidRDefault="008B3884" w:rsidP="00D47DE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085878"/>
    <w:multiLevelType w:val="multilevel"/>
    <w:tmpl w:val="16085878"/>
    <w:lvl w:ilvl="0">
      <w:start w:val="1"/>
      <w:numFmt w:val="decimal"/>
      <w:lvlText w:val="%1."/>
      <w:lvlJc w:val="left"/>
      <w:pPr>
        <w:ind w:left="785" w:hanging="360"/>
      </w:pPr>
      <w:rPr>
        <w:rFonts w:hint="eastAsia"/>
      </w:rPr>
    </w:lvl>
    <w:lvl w:ilvl="1" w:tentative="1">
      <w:start w:val="1"/>
      <w:numFmt w:val="lowerLetter"/>
      <w:lvlText w:val="%2)"/>
      <w:lvlJc w:val="left"/>
      <w:pPr>
        <w:ind w:left="1385" w:hanging="480"/>
      </w:pPr>
    </w:lvl>
    <w:lvl w:ilvl="2" w:tentative="1">
      <w:start w:val="1"/>
      <w:numFmt w:val="lowerRoman"/>
      <w:lvlText w:val="%3."/>
      <w:lvlJc w:val="right"/>
      <w:pPr>
        <w:ind w:left="1865" w:hanging="480"/>
      </w:pPr>
    </w:lvl>
    <w:lvl w:ilvl="3" w:tentative="1">
      <w:start w:val="1"/>
      <w:numFmt w:val="decimal"/>
      <w:lvlText w:val="%4."/>
      <w:lvlJc w:val="left"/>
      <w:pPr>
        <w:ind w:left="2345" w:hanging="480"/>
      </w:pPr>
    </w:lvl>
    <w:lvl w:ilvl="4" w:tentative="1">
      <w:start w:val="1"/>
      <w:numFmt w:val="lowerLetter"/>
      <w:lvlText w:val="%5)"/>
      <w:lvlJc w:val="left"/>
      <w:pPr>
        <w:ind w:left="2825" w:hanging="480"/>
      </w:pPr>
    </w:lvl>
    <w:lvl w:ilvl="5" w:tentative="1">
      <w:start w:val="1"/>
      <w:numFmt w:val="lowerRoman"/>
      <w:lvlText w:val="%6."/>
      <w:lvlJc w:val="right"/>
      <w:pPr>
        <w:ind w:left="3305" w:hanging="480"/>
      </w:pPr>
    </w:lvl>
    <w:lvl w:ilvl="6" w:tentative="1">
      <w:start w:val="1"/>
      <w:numFmt w:val="decimal"/>
      <w:lvlText w:val="%7."/>
      <w:lvlJc w:val="left"/>
      <w:pPr>
        <w:ind w:left="3785" w:hanging="480"/>
      </w:pPr>
    </w:lvl>
    <w:lvl w:ilvl="7" w:tentative="1">
      <w:start w:val="1"/>
      <w:numFmt w:val="lowerLetter"/>
      <w:lvlText w:val="%8)"/>
      <w:lvlJc w:val="left"/>
      <w:pPr>
        <w:ind w:left="4265" w:hanging="480"/>
      </w:pPr>
    </w:lvl>
    <w:lvl w:ilvl="8" w:tentative="1">
      <w:start w:val="1"/>
      <w:numFmt w:val="lowerRoman"/>
      <w:lvlText w:val="%9."/>
      <w:lvlJc w:val="right"/>
      <w:pPr>
        <w:ind w:left="4745" w:hanging="480"/>
      </w:pPr>
    </w:lvl>
  </w:abstractNum>
  <w:abstractNum w:abstractNumId="1">
    <w:nsid w:val="2373270F"/>
    <w:multiLevelType w:val="multilevel"/>
    <w:tmpl w:val="2373270F"/>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2F3E0B41"/>
    <w:multiLevelType w:val="hybridMultilevel"/>
    <w:tmpl w:val="ADB81A4E"/>
    <w:lvl w:ilvl="0" w:tplc="C1988F36">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C3169C2"/>
    <w:multiLevelType w:val="hybridMultilevel"/>
    <w:tmpl w:val="6698514A"/>
    <w:lvl w:ilvl="0" w:tplc="7E88C3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BEC6FD6"/>
    <w:multiLevelType w:val="multilevel"/>
    <w:tmpl w:val="7BEC6FD6"/>
    <w:lvl w:ilvl="0" w:tentative="1">
      <w:start w:val="1"/>
      <w:numFmt w:val="japaneseCounting"/>
      <w:pStyle w:val="2"/>
      <w:lvlText w:val="（%1）"/>
      <w:lvlJc w:val="left"/>
      <w:pPr>
        <w:tabs>
          <w:tab w:val="left" w:pos="1140"/>
        </w:tabs>
        <w:ind w:left="1140" w:hanging="7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trackRevisions/>
  <w:defaultTabStop w:val="425"/>
  <w:doNotHyphenateCaps/>
  <w:drawingGridHorizontalSpacing w:val="105"/>
  <w:drawingGridVerticalSpacing w:val="156"/>
  <w:noPunctuationKerning/>
  <w:characterSpacingControl w:val="compressPunctuation"/>
  <w:noLineBreaksAfter w:lang="zh-CN" w:val="([{·‘“〈《「『【〔〖（．［｛"/>
  <w:noLineBreaksBefore w:lang="zh-CN" w:val="!),.:;?]}¨·ˇˉ—‖’”…∶、。〃々〉》」』】〕〗！＂＇），．：；？］｀｜｝～"/>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16CC"/>
    <w:rsid w:val="EB96A6C5"/>
    <w:rsid w:val="FD5D6EA9"/>
    <w:rsid w:val="FEE7ECB7"/>
    <w:rsid w:val="00005849"/>
    <w:rsid w:val="00007FCF"/>
    <w:rsid w:val="00011F04"/>
    <w:rsid w:val="00016B01"/>
    <w:rsid w:val="00022291"/>
    <w:rsid w:val="00022AA7"/>
    <w:rsid w:val="00024616"/>
    <w:rsid w:val="000248CB"/>
    <w:rsid w:val="00031F74"/>
    <w:rsid w:val="00034792"/>
    <w:rsid w:val="00034CC0"/>
    <w:rsid w:val="000358F8"/>
    <w:rsid w:val="00035A4D"/>
    <w:rsid w:val="000436EC"/>
    <w:rsid w:val="000456D6"/>
    <w:rsid w:val="00046C8E"/>
    <w:rsid w:val="00050178"/>
    <w:rsid w:val="00051A40"/>
    <w:rsid w:val="00053E4D"/>
    <w:rsid w:val="0005681F"/>
    <w:rsid w:val="00057AA7"/>
    <w:rsid w:val="00062FEB"/>
    <w:rsid w:val="00064D88"/>
    <w:rsid w:val="00064E11"/>
    <w:rsid w:val="00067D50"/>
    <w:rsid w:val="000703CC"/>
    <w:rsid w:val="000707D8"/>
    <w:rsid w:val="0007084D"/>
    <w:rsid w:val="000731A3"/>
    <w:rsid w:val="00073FF1"/>
    <w:rsid w:val="000743E2"/>
    <w:rsid w:val="000819FB"/>
    <w:rsid w:val="000821C0"/>
    <w:rsid w:val="00083679"/>
    <w:rsid w:val="00085DA6"/>
    <w:rsid w:val="00087998"/>
    <w:rsid w:val="0009158A"/>
    <w:rsid w:val="000961DE"/>
    <w:rsid w:val="00097119"/>
    <w:rsid w:val="0009788A"/>
    <w:rsid w:val="000A2640"/>
    <w:rsid w:val="000B2EC8"/>
    <w:rsid w:val="000B37B7"/>
    <w:rsid w:val="000C06BE"/>
    <w:rsid w:val="000C3478"/>
    <w:rsid w:val="000C4969"/>
    <w:rsid w:val="000D0501"/>
    <w:rsid w:val="000D0ED1"/>
    <w:rsid w:val="000D3B62"/>
    <w:rsid w:val="000D771A"/>
    <w:rsid w:val="000E3026"/>
    <w:rsid w:val="000E7FC1"/>
    <w:rsid w:val="000F62CE"/>
    <w:rsid w:val="000F6F8E"/>
    <w:rsid w:val="001028BE"/>
    <w:rsid w:val="00107CB4"/>
    <w:rsid w:val="00112005"/>
    <w:rsid w:val="00113E53"/>
    <w:rsid w:val="00114E06"/>
    <w:rsid w:val="001249C4"/>
    <w:rsid w:val="00131B31"/>
    <w:rsid w:val="0013641D"/>
    <w:rsid w:val="00136F69"/>
    <w:rsid w:val="00141A02"/>
    <w:rsid w:val="0014763E"/>
    <w:rsid w:val="00153551"/>
    <w:rsid w:val="00153A17"/>
    <w:rsid w:val="00156234"/>
    <w:rsid w:val="00156597"/>
    <w:rsid w:val="00157E69"/>
    <w:rsid w:val="00160645"/>
    <w:rsid w:val="0016083D"/>
    <w:rsid w:val="00162679"/>
    <w:rsid w:val="00167876"/>
    <w:rsid w:val="001703B8"/>
    <w:rsid w:val="001705C9"/>
    <w:rsid w:val="001765FA"/>
    <w:rsid w:val="001803C0"/>
    <w:rsid w:val="00180D14"/>
    <w:rsid w:val="001854EF"/>
    <w:rsid w:val="001916EE"/>
    <w:rsid w:val="001968CE"/>
    <w:rsid w:val="001A0542"/>
    <w:rsid w:val="001A062C"/>
    <w:rsid w:val="001A0B41"/>
    <w:rsid w:val="001A1D4F"/>
    <w:rsid w:val="001A35EB"/>
    <w:rsid w:val="001A3B4D"/>
    <w:rsid w:val="001A50EC"/>
    <w:rsid w:val="001B488E"/>
    <w:rsid w:val="001B4CD9"/>
    <w:rsid w:val="001B4FBF"/>
    <w:rsid w:val="001B5681"/>
    <w:rsid w:val="001C1989"/>
    <w:rsid w:val="001C34AA"/>
    <w:rsid w:val="001D1658"/>
    <w:rsid w:val="001D22A1"/>
    <w:rsid w:val="001D2540"/>
    <w:rsid w:val="001D57CB"/>
    <w:rsid w:val="001D5B8F"/>
    <w:rsid w:val="001E11DE"/>
    <w:rsid w:val="001E3FD1"/>
    <w:rsid w:val="001E4134"/>
    <w:rsid w:val="001F0398"/>
    <w:rsid w:val="0021171C"/>
    <w:rsid w:val="00215803"/>
    <w:rsid w:val="00221B04"/>
    <w:rsid w:val="00221E6A"/>
    <w:rsid w:val="00224014"/>
    <w:rsid w:val="0022495D"/>
    <w:rsid w:val="0022609F"/>
    <w:rsid w:val="00230210"/>
    <w:rsid w:val="00233821"/>
    <w:rsid w:val="00235D78"/>
    <w:rsid w:val="0023653D"/>
    <w:rsid w:val="002368DC"/>
    <w:rsid w:val="0024218B"/>
    <w:rsid w:val="00244E45"/>
    <w:rsid w:val="002477A5"/>
    <w:rsid w:val="00247EF4"/>
    <w:rsid w:val="002505C5"/>
    <w:rsid w:val="00250F92"/>
    <w:rsid w:val="00256809"/>
    <w:rsid w:val="00257B0A"/>
    <w:rsid w:val="00257D15"/>
    <w:rsid w:val="00263F05"/>
    <w:rsid w:val="00264620"/>
    <w:rsid w:val="00265F51"/>
    <w:rsid w:val="00266624"/>
    <w:rsid w:val="002701E3"/>
    <w:rsid w:val="0027175F"/>
    <w:rsid w:val="00271D13"/>
    <w:rsid w:val="00273CDE"/>
    <w:rsid w:val="00276B91"/>
    <w:rsid w:val="0027789C"/>
    <w:rsid w:val="002812B4"/>
    <w:rsid w:val="0028164C"/>
    <w:rsid w:val="00282E16"/>
    <w:rsid w:val="00284238"/>
    <w:rsid w:val="00291086"/>
    <w:rsid w:val="002919BE"/>
    <w:rsid w:val="002A0D9B"/>
    <w:rsid w:val="002A5FCA"/>
    <w:rsid w:val="002A7038"/>
    <w:rsid w:val="002B058B"/>
    <w:rsid w:val="002B1316"/>
    <w:rsid w:val="002B1B08"/>
    <w:rsid w:val="002B2A4B"/>
    <w:rsid w:val="002B2E0B"/>
    <w:rsid w:val="002B5040"/>
    <w:rsid w:val="002C3872"/>
    <w:rsid w:val="002C4151"/>
    <w:rsid w:val="002C4631"/>
    <w:rsid w:val="002D01A4"/>
    <w:rsid w:val="002D076C"/>
    <w:rsid w:val="002D298C"/>
    <w:rsid w:val="002D5C95"/>
    <w:rsid w:val="002D5FD4"/>
    <w:rsid w:val="002D7F13"/>
    <w:rsid w:val="002E5210"/>
    <w:rsid w:val="0030072F"/>
    <w:rsid w:val="00300A1C"/>
    <w:rsid w:val="003026B1"/>
    <w:rsid w:val="003035DC"/>
    <w:rsid w:val="00310B15"/>
    <w:rsid w:val="00312498"/>
    <w:rsid w:val="003128A3"/>
    <w:rsid w:val="0031559D"/>
    <w:rsid w:val="003173D9"/>
    <w:rsid w:val="003231D8"/>
    <w:rsid w:val="00327910"/>
    <w:rsid w:val="00331926"/>
    <w:rsid w:val="00332191"/>
    <w:rsid w:val="00334C37"/>
    <w:rsid w:val="00334F92"/>
    <w:rsid w:val="00335E05"/>
    <w:rsid w:val="00336D86"/>
    <w:rsid w:val="003423D1"/>
    <w:rsid w:val="00347367"/>
    <w:rsid w:val="00350468"/>
    <w:rsid w:val="00352391"/>
    <w:rsid w:val="00357893"/>
    <w:rsid w:val="00367FF0"/>
    <w:rsid w:val="00371992"/>
    <w:rsid w:val="00382EE7"/>
    <w:rsid w:val="0038381E"/>
    <w:rsid w:val="003877A7"/>
    <w:rsid w:val="00390137"/>
    <w:rsid w:val="0039266F"/>
    <w:rsid w:val="00392B86"/>
    <w:rsid w:val="003962C0"/>
    <w:rsid w:val="003A003D"/>
    <w:rsid w:val="003A28DB"/>
    <w:rsid w:val="003A2A6E"/>
    <w:rsid w:val="003A43AA"/>
    <w:rsid w:val="003A589A"/>
    <w:rsid w:val="003B0152"/>
    <w:rsid w:val="003C1AB5"/>
    <w:rsid w:val="003C2DE3"/>
    <w:rsid w:val="003D05D2"/>
    <w:rsid w:val="003D0979"/>
    <w:rsid w:val="003D0B26"/>
    <w:rsid w:val="003D2CC1"/>
    <w:rsid w:val="003D3B56"/>
    <w:rsid w:val="003D3CE6"/>
    <w:rsid w:val="003D5DB2"/>
    <w:rsid w:val="003F49AC"/>
    <w:rsid w:val="003F719E"/>
    <w:rsid w:val="00400AE5"/>
    <w:rsid w:val="00402243"/>
    <w:rsid w:val="004025C4"/>
    <w:rsid w:val="00403CF7"/>
    <w:rsid w:val="0040411D"/>
    <w:rsid w:val="004079EE"/>
    <w:rsid w:val="00410BF3"/>
    <w:rsid w:val="004110F4"/>
    <w:rsid w:val="004113F6"/>
    <w:rsid w:val="00412DC5"/>
    <w:rsid w:val="00413E7C"/>
    <w:rsid w:val="00422517"/>
    <w:rsid w:val="00422C35"/>
    <w:rsid w:val="0042425D"/>
    <w:rsid w:val="00425905"/>
    <w:rsid w:val="00425A27"/>
    <w:rsid w:val="00432276"/>
    <w:rsid w:val="00434579"/>
    <w:rsid w:val="00437B54"/>
    <w:rsid w:val="004427F5"/>
    <w:rsid w:val="004442D1"/>
    <w:rsid w:val="00451CB5"/>
    <w:rsid w:val="004530BF"/>
    <w:rsid w:val="00455F3C"/>
    <w:rsid w:val="00456E60"/>
    <w:rsid w:val="0046144F"/>
    <w:rsid w:val="004628A2"/>
    <w:rsid w:val="00463FA7"/>
    <w:rsid w:val="0046590A"/>
    <w:rsid w:val="00473422"/>
    <w:rsid w:val="00473A02"/>
    <w:rsid w:val="00476343"/>
    <w:rsid w:val="00483505"/>
    <w:rsid w:val="00484DA7"/>
    <w:rsid w:val="0048520F"/>
    <w:rsid w:val="00487E76"/>
    <w:rsid w:val="00490156"/>
    <w:rsid w:val="0049452E"/>
    <w:rsid w:val="0049490F"/>
    <w:rsid w:val="00494F50"/>
    <w:rsid w:val="004A5445"/>
    <w:rsid w:val="004B2C3C"/>
    <w:rsid w:val="004B40DE"/>
    <w:rsid w:val="004C3355"/>
    <w:rsid w:val="004C782E"/>
    <w:rsid w:val="004D2E05"/>
    <w:rsid w:val="004D655C"/>
    <w:rsid w:val="004D7F1B"/>
    <w:rsid w:val="004E5707"/>
    <w:rsid w:val="004F2CC5"/>
    <w:rsid w:val="004F340D"/>
    <w:rsid w:val="005005FC"/>
    <w:rsid w:val="005026F5"/>
    <w:rsid w:val="005139CB"/>
    <w:rsid w:val="0051701D"/>
    <w:rsid w:val="00520FE7"/>
    <w:rsid w:val="00521B6B"/>
    <w:rsid w:val="00522D46"/>
    <w:rsid w:val="00525C39"/>
    <w:rsid w:val="00533649"/>
    <w:rsid w:val="005463E7"/>
    <w:rsid w:val="00546988"/>
    <w:rsid w:val="00547705"/>
    <w:rsid w:val="0055002C"/>
    <w:rsid w:val="005608C8"/>
    <w:rsid w:val="005651AA"/>
    <w:rsid w:val="00577F25"/>
    <w:rsid w:val="0058579D"/>
    <w:rsid w:val="005879E5"/>
    <w:rsid w:val="00590150"/>
    <w:rsid w:val="00590B22"/>
    <w:rsid w:val="00594C63"/>
    <w:rsid w:val="00597C9E"/>
    <w:rsid w:val="005A1358"/>
    <w:rsid w:val="005A1803"/>
    <w:rsid w:val="005A27B0"/>
    <w:rsid w:val="005A2DB3"/>
    <w:rsid w:val="005A3500"/>
    <w:rsid w:val="005A4004"/>
    <w:rsid w:val="005A4672"/>
    <w:rsid w:val="005A5086"/>
    <w:rsid w:val="005B0355"/>
    <w:rsid w:val="005B4969"/>
    <w:rsid w:val="005C272A"/>
    <w:rsid w:val="005C284A"/>
    <w:rsid w:val="005C2EE2"/>
    <w:rsid w:val="005C450A"/>
    <w:rsid w:val="005D11B6"/>
    <w:rsid w:val="005D1E7A"/>
    <w:rsid w:val="005D623D"/>
    <w:rsid w:val="005D7F49"/>
    <w:rsid w:val="005E03F5"/>
    <w:rsid w:val="005E1494"/>
    <w:rsid w:val="005E2C77"/>
    <w:rsid w:val="005E38CA"/>
    <w:rsid w:val="005E50A2"/>
    <w:rsid w:val="005E5316"/>
    <w:rsid w:val="005F2D84"/>
    <w:rsid w:val="005F5E19"/>
    <w:rsid w:val="00600FA5"/>
    <w:rsid w:val="00601980"/>
    <w:rsid w:val="00601B98"/>
    <w:rsid w:val="00602D23"/>
    <w:rsid w:val="00605A9A"/>
    <w:rsid w:val="00610D9C"/>
    <w:rsid w:val="00612050"/>
    <w:rsid w:val="006122AF"/>
    <w:rsid w:val="006126EE"/>
    <w:rsid w:val="00613DE6"/>
    <w:rsid w:val="006164FE"/>
    <w:rsid w:val="00616B9A"/>
    <w:rsid w:val="00617FAC"/>
    <w:rsid w:val="006220F1"/>
    <w:rsid w:val="006227EC"/>
    <w:rsid w:val="00623ABA"/>
    <w:rsid w:val="00627918"/>
    <w:rsid w:val="00631846"/>
    <w:rsid w:val="006332D7"/>
    <w:rsid w:val="0063490C"/>
    <w:rsid w:val="00641450"/>
    <w:rsid w:val="006427FC"/>
    <w:rsid w:val="00646853"/>
    <w:rsid w:val="00651DAD"/>
    <w:rsid w:val="0065234A"/>
    <w:rsid w:val="006557FF"/>
    <w:rsid w:val="006566E9"/>
    <w:rsid w:val="00666AF9"/>
    <w:rsid w:val="0067236D"/>
    <w:rsid w:val="0067447C"/>
    <w:rsid w:val="00684FEC"/>
    <w:rsid w:val="00687115"/>
    <w:rsid w:val="0068729A"/>
    <w:rsid w:val="00690CA3"/>
    <w:rsid w:val="00696B08"/>
    <w:rsid w:val="006977CF"/>
    <w:rsid w:val="00697CAB"/>
    <w:rsid w:val="006A37E3"/>
    <w:rsid w:val="006A4935"/>
    <w:rsid w:val="006A5D20"/>
    <w:rsid w:val="006A751B"/>
    <w:rsid w:val="006B173C"/>
    <w:rsid w:val="006B1BC2"/>
    <w:rsid w:val="006B2CB4"/>
    <w:rsid w:val="006B4C9F"/>
    <w:rsid w:val="006C1047"/>
    <w:rsid w:val="006C188E"/>
    <w:rsid w:val="006C6FDA"/>
    <w:rsid w:val="006D1564"/>
    <w:rsid w:val="006D41CB"/>
    <w:rsid w:val="006D6E8C"/>
    <w:rsid w:val="006D7AD4"/>
    <w:rsid w:val="006E3714"/>
    <w:rsid w:val="006E4049"/>
    <w:rsid w:val="006E4250"/>
    <w:rsid w:val="006E5A1E"/>
    <w:rsid w:val="006F6C8A"/>
    <w:rsid w:val="006F7EB5"/>
    <w:rsid w:val="0070088E"/>
    <w:rsid w:val="00702410"/>
    <w:rsid w:val="00702662"/>
    <w:rsid w:val="00705D3E"/>
    <w:rsid w:val="007073BD"/>
    <w:rsid w:val="0071169A"/>
    <w:rsid w:val="00714151"/>
    <w:rsid w:val="007151EF"/>
    <w:rsid w:val="00717055"/>
    <w:rsid w:val="007230A4"/>
    <w:rsid w:val="007230F1"/>
    <w:rsid w:val="007246D8"/>
    <w:rsid w:val="00727AED"/>
    <w:rsid w:val="0073216F"/>
    <w:rsid w:val="00735987"/>
    <w:rsid w:val="00737F9C"/>
    <w:rsid w:val="00742408"/>
    <w:rsid w:val="00743811"/>
    <w:rsid w:val="00743A6D"/>
    <w:rsid w:val="00743EEF"/>
    <w:rsid w:val="0075010E"/>
    <w:rsid w:val="00760EAE"/>
    <w:rsid w:val="00763558"/>
    <w:rsid w:val="00764C8A"/>
    <w:rsid w:val="00767CC3"/>
    <w:rsid w:val="00780364"/>
    <w:rsid w:val="00780831"/>
    <w:rsid w:val="00780D0B"/>
    <w:rsid w:val="007828C9"/>
    <w:rsid w:val="00790BA6"/>
    <w:rsid w:val="00792FF9"/>
    <w:rsid w:val="00793F39"/>
    <w:rsid w:val="007B4618"/>
    <w:rsid w:val="007B593A"/>
    <w:rsid w:val="007C1623"/>
    <w:rsid w:val="007C16C5"/>
    <w:rsid w:val="007C2493"/>
    <w:rsid w:val="007D21A3"/>
    <w:rsid w:val="007D3679"/>
    <w:rsid w:val="007D38FA"/>
    <w:rsid w:val="007D71D6"/>
    <w:rsid w:val="007E20D7"/>
    <w:rsid w:val="007E210D"/>
    <w:rsid w:val="007E4232"/>
    <w:rsid w:val="007E59C3"/>
    <w:rsid w:val="007E73BF"/>
    <w:rsid w:val="007F0ED9"/>
    <w:rsid w:val="007F35D5"/>
    <w:rsid w:val="007F4FA3"/>
    <w:rsid w:val="00803B24"/>
    <w:rsid w:val="00821499"/>
    <w:rsid w:val="00822E95"/>
    <w:rsid w:val="00826B9B"/>
    <w:rsid w:val="00826C8B"/>
    <w:rsid w:val="00830C67"/>
    <w:rsid w:val="00831425"/>
    <w:rsid w:val="00832315"/>
    <w:rsid w:val="00844EDC"/>
    <w:rsid w:val="008605FB"/>
    <w:rsid w:val="0086089B"/>
    <w:rsid w:val="00861B04"/>
    <w:rsid w:val="00862C31"/>
    <w:rsid w:val="00863EBC"/>
    <w:rsid w:val="00865D89"/>
    <w:rsid w:val="0087298E"/>
    <w:rsid w:val="00877D0E"/>
    <w:rsid w:val="00881F29"/>
    <w:rsid w:val="00882990"/>
    <w:rsid w:val="00885118"/>
    <w:rsid w:val="00886F54"/>
    <w:rsid w:val="00887600"/>
    <w:rsid w:val="00890A9D"/>
    <w:rsid w:val="00892F15"/>
    <w:rsid w:val="00893CEA"/>
    <w:rsid w:val="008A031C"/>
    <w:rsid w:val="008A265E"/>
    <w:rsid w:val="008A547F"/>
    <w:rsid w:val="008A5656"/>
    <w:rsid w:val="008A7655"/>
    <w:rsid w:val="008B0F52"/>
    <w:rsid w:val="008B329C"/>
    <w:rsid w:val="008B3884"/>
    <w:rsid w:val="008B3FE1"/>
    <w:rsid w:val="008C12B1"/>
    <w:rsid w:val="008C45B0"/>
    <w:rsid w:val="008D0F6D"/>
    <w:rsid w:val="008D6D4F"/>
    <w:rsid w:val="008E1ED3"/>
    <w:rsid w:val="008E49D1"/>
    <w:rsid w:val="008E4A10"/>
    <w:rsid w:val="008E7EC0"/>
    <w:rsid w:val="008F2B55"/>
    <w:rsid w:val="008F53D8"/>
    <w:rsid w:val="008F54E7"/>
    <w:rsid w:val="00903322"/>
    <w:rsid w:val="009048B3"/>
    <w:rsid w:val="00912890"/>
    <w:rsid w:val="00915577"/>
    <w:rsid w:val="009162DD"/>
    <w:rsid w:val="00921E3D"/>
    <w:rsid w:val="009221DA"/>
    <w:rsid w:val="00923CFC"/>
    <w:rsid w:val="00924CFA"/>
    <w:rsid w:val="009260CC"/>
    <w:rsid w:val="0092757B"/>
    <w:rsid w:val="00931057"/>
    <w:rsid w:val="009321B8"/>
    <w:rsid w:val="009325F1"/>
    <w:rsid w:val="009347E9"/>
    <w:rsid w:val="0094017B"/>
    <w:rsid w:val="009408E5"/>
    <w:rsid w:val="009431E3"/>
    <w:rsid w:val="0094333A"/>
    <w:rsid w:val="009448F3"/>
    <w:rsid w:val="0094596E"/>
    <w:rsid w:val="00950FF2"/>
    <w:rsid w:val="0095584A"/>
    <w:rsid w:val="00955AB7"/>
    <w:rsid w:val="00955C4E"/>
    <w:rsid w:val="00961E96"/>
    <w:rsid w:val="0096368C"/>
    <w:rsid w:val="00970CA1"/>
    <w:rsid w:val="009737C4"/>
    <w:rsid w:val="009751DB"/>
    <w:rsid w:val="0097643C"/>
    <w:rsid w:val="009812FE"/>
    <w:rsid w:val="00983B88"/>
    <w:rsid w:val="009916BA"/>
    <w:rsid w:val="00994F19"/>
    <w:rsid w:val="009968E7"/>
    <w:rsid w:val="00997D3D"/>
    <w:rsid w:val="009A2BE6"/>
    <w:rsid w:val="009A31A1"/>
    <w:rsid w:val="009A4ACD"/>
    <w:rsid w:val="009A5C69"/>
    <w:rsid w:val="009A7AA1"/>
    <w:rsid w:val="009B0873"/>
    <w:rsid w:val="009B4C4B"/>
    <w:rsid w:val="009B4DF4"/>
    <w:rsid w:val="009B6752"/>
    <w:rsid w:val="009B6B63"/>
    <w:rsid w:val="009C2251"/>
    <w:rsid w:val="009C5B3E"/>
    <w:rsid w:val="009D1A4A"/>
    <w:rsid w:val="009D428C"/>
    <w:rsid w:val="009D5AC8"/>
    <w:rsid w:val="009D6836"/>
    <w:rsid w:val="009E036C"/>
    <w:rsid w:val="009E2182"/>
    <w:rsid w:val="009E21D3"/>
    <w:rsid w:val="009E6031"/>
    <w:rsid w:val="009F2970"/>
    <w:rsid w:val="009F3C7A"/>
    <w:rsid w:val="009F4C29"/>
    <w:rsid w:val="009F515B"/>
    <w:rsid w:val="009F6028"/>
    <w:rsid w:val="009F6336"/>
    <w:rsid w:val="009F7ECF"/>
    <w:rsid w:val="00A02255"/>
    <w:rsid w:val="00A1061F"/>
    <w:rsid w:val="00A15CCB"/>
    <w:rsid w:val="00A172F8"/>
    <w:rsid w:val="00A17816"/>
    <w:rsid w:val="00A22911"/>
    <w:rsid w:val="00A31586"/>
    <w:rsid w:val="00A33B62"/>
    <w:rsid w:val="00A34A15"/>
    <w:rsid w:val="00A34D25"/>
    <w:rsid w:val="00A36173"/>
    <w:rsid w:val="00A4075A"/>
    <w:rsid w:val="00A41ECC"/>
    <w:rsid w:val="00A46FF7"/>
    <w:rsid w:val="00A510A6"/>
    <w:rsid w:val="00A51354"/>
    <w:rsid w:val="00A51B37"/>
    <w:rsid w:val="00A5275F"/>
    <w:rsid w:val="00A52BE3"/>
    <w:rsid w:val="00A5301F"/>
    <w:rsid w:val="00A561D3"/>
    <w:rsid w:val="00A616CC"/>
    <w:rsid w:val="00A63CD1"/>
    <w:rsid w:val="00A6671E"/>
    <w:rsid w:val="00A70DF6"/>
    <w:rsid w:val="00A73ABB"/>
    <w:rsid w:val="00A73B8D"/>
    <w:rsid w:val="00A75CBF"/>
    <w:rsid w:val="00A77615"/>
    <w:rsid w:val="00A83045"/>
    <w:rsid w:val="00A84509"/>
    <w:rsid w:val="00A856FC"/>
    <w:rsid w:val="00A86E0F"/>
    <w:rsid w:val="00A879A5"/>
    <w:rsid w:val="00A95DCB"/>
    <w:rsid w:val="00AA3013"/>
    <w:rsid w:val="00AA4907"/>
    <w:rsid w:val="00AB44B3"/>
    <w:rsid w:val="00AB5767"/>
    <w:rsid w:val="00AC0CBF"/>
    <w:rsid w:val="00AC779F"/>
    <w:rsid w:val="00AD389F"/>
    <w:rsid w:val="00AD38BA"/>
    <w:rsid w:val="00AD63AA"/>
    <w:rsid w:val="00AD784F"/>
    <w:rsid w:val="00AD7D36"/>
    <w:rsid w:val="00AE06ED"/>
    <w:rsid w:val="00AE1D9A"/>
    <w:rsid w:val="00AE48F4"/>
    <w:rsid w:val="00AF3851"/>
    <w:rsid w:val="00AF677D"/>
    <w:rsid w:val="00B03B9A"/>
    <w:rsid w:val="00B0489F"/>
    <w:rsid w:val="00B07168"/>
    <w:rsid w:val="00B10447"/>
    <w:rsid w:val="00B113A6"/>
    <w:rsid w:val="00B1354D"/>
    <w:rsid w:val="00B13F1C"/>
    <w:rsid w:val="00B16508"/>
    <w:rsid w:val="00B20488"/>
    <w:rsid w:val="00B23008"/>
    <w:rsid w:val="00B257BA"/>
    <w:rsid w:val="00B27835"/>
    <w:rsid w:val="00B33DE9"/>
    <w:rsid w:val="00B409A6"/>
    <w:rsid w:val="00B412DB"/>
    <w:rsid w:val="00B46B47"/>
    <w:rsid w:val="00B53E82"/>
    <w:rsid w:val="00B5462F"/>
    <w:rsid w:val="00B5686C"/>
    <w:rsid w:val="00B56959"/>
    <w:rsid w:val="00B669C9"/>
    <w:rsid w:val="00B67F72"/>
    <w:rsid w:val="00B67FB0"/>
    <w:rsid w:val="00B73128"/>
    <w:rsid w:val="00B746B0"/>
    <w:rsid w:val="00B8030A"/>
    <w:rsid w:val="00B8403A"/>
    <w:rsid w:val="00B907FC"/>
    <w:rsid w:val="00B90D33"/>
    <w:rsid w:val="00B94B8F"/>
    <w:rsid w:val="00B9570D"/>
    <w:rsid w:val="00BA3036"/>
    <w:rsid w:val="00BA52E5"/>
    <w:rsid w:val="00BB3F96"/>
    <w:rsid w:val="00BB63FA"/>
    <w:rsid w:val="00BB7CBD"/>
    <w:rsid w:val="00BC06B8"/>
    <w:rsid w:val="00BC21E6"/>
    <w:rsid w:val="00BC3CC7"/>
    <w:rsid w:val="00BD19AD"/>
    <w:rsid w:val="00BD6552"/>
    <w:rsid w:val="00BD7019"/>
    <w:rsid w:val="00BE0456"/>
    <w:rsid w:val="00BF0A35"/>
    <w:rsid w:val="00BF262C"/>
    <w:rsid w:val="00BF44E1"/>
    <w:rsid w:val="00BF4A54"/>
    <w:rsid w:val="00BF6C81"/>
    <w:rsid w:val="00BF7F72"/>
    <w:rsid w:val="00C00A16"/>
    <w:rsid w:val="00C02AB1"/>
    <w:rsid w:val="00C0310C"/>
    <w:rsid w:val="00C05DD6"/>
    <w:rsid w:val="00C06621"/>
    <w:rsid w:val="00C13C91"/>
    <w:rsid w:val="00C20268"/>
    <w:rsid w:val="00C2322C"/>
    <w:rsid w:val="00C243B4"/>
    <w:rsid w:val="00C25B1E"/>
    <w:rsid w:val="00C300FA"/>
    <w:rsid w:val="00C319CA"/>
    <w:rsid w:val="00C32C47"/>
    <w:rsid w:val="00C35589"/>
    <w:rsid w:val="00C360A4"/>
    <w:rsid w:val="00C36DD7"/>
    <w:rsid w:val="00C37F02"/>
    <w:rsid w:val="00C453F3"/>
    <w:rsid w:val="00C52E27"/>
    <w:rsid w:val="00C656D3"/>
    <w:rsid w:val="00C66E09"/>
    <w:rsid w:val="00C70ACA"/>
    <w:rsid w:val="00C72BD8"/>
    <w:rsid w:val="00C74CC2"/>
    <w:rsid w:val="00C760BF"/>
    <w:rsid w:val="00C8244E"/>
    <w:rsid w:val="00C84C33"/>
    <w:rsid w:val="00C91904"/>
    <w:rsid w:val="00CA0EBB"/>
    <w:rsid w:val="00CA3A9C"/>
    <w:rsid w:val="00CB1866"/>
    <w:rsid w:val="00CB2B0F"/>
    <w:rsid w:val="00CB4C05"/>
    <w:rsid w:val="00CB4D18"/>
    <w:rsid w:val="00CB5E55"/>
    <w:rsid w:val="00CC1748"/>
    <w:rsid w:val="00CC2C65"/>
    <w:rsid w:val="00CC6875"/>
    <w:rsid w:val="00CC73CC"/>
    <w:rsid w:val="00CD3433"/>
    <w:rsid w:val="00CD3C45"/>
    <w:rsid w:val="00CD6B34"/>
    <w:rsid w:val="00CE08EE"/>
    <w:rsid w:val="00CE0EC2"/>
    <w:rsid w:val="00CE37C0"/>
    <w:rsid w:val="00CE4771"/>
    <w:rsid w:val="00CE5001"/>
    <w:rsid w:val="00CE56D1"/>
    <w:rsid w:val="00CE7A90"/>
    <w:rsid w:val="00CF12F0"/>
    <w:rsid w:val="00CF3E68"/>
    <w:rsid w:val="00CF42A4"/>
    <w:rsid w:val="00CF5A49"/>
    <w:rsid w:val="00D00445"/>
    <w:rsid w:val="00D01FDE"/>
    <w:rsid w:val="00D03337"/>
    <w:rsid w:val="00D05F3D"/>
    <w:rsid w:val="00D128C5"/>
    <w:rsid w:val="00D13A74"/>
    <w:rsid w:val="00D157F8"/>
    <w:rsid w:val="00D167E3"/>
    <w:rsid w:val="00D169DB"/>
    <w:rsid w:val="00D17662"/>
    <w:rsid w:val="00D176F5"/>
    <w:rsid w:val="00D201E3"/>
    <w:rsid w:val="00D24423"/>
    <w:rsid w:val="00D267F4"/>
    <w:rsid w:val="00D34AEA"/>
    <w:rsid w:val="00D35B43"/>
    <w:rsid w:val="00D41C40"/>
    <w:rsid w:val="00D44141"/>
    <w:rsid w:val="00D46A0D"/>
    <w:rsid w:val="00D47DE9"/>
    <w:rsid w:val="00D5044D"/>
    <w:rsid w:val="00D55F3D"/>
    <w:rsid w:val="00D63ADE"/>
    <w:rsid w:val="00D7033D"/>
    <w:rsid w:val="00D711BA"/>
    <w:rsid w:val="00D734AC"/>
    <w:rsid w:val="00D77D3C"/>
    <w:rsid w:val="00D84C5A"/>
    <w:rsid w:val="00D95780"/>
    <w:rsid w:val="00D95E56"/>
    <w:rsid w:val="00D976B0"/>
    <w:rsid w:val="00DA07FA"/>
    <w:rsid w:val="00DA1EE2"/>
    <w:rsid w:val="00DA2AC6"/>
    <w:rsid w:val="00DA2F84"/>
    <w:rsid w:val="00DA56F5"/>
    <w:rsid w:val="00DA6ABD"/>
    <w:rsid w:val="00DB0810"/>
    <w:rsid w:val="00DB0892"/>
    <w:rsid w:val="00DB2426"/>
    <w:rsid w:val="00DB2D04"/>
    <w:rsid w:val="00DB4746"/>
    <w:rsid w:val="00DC169A"/>
    <w:rsid w:val="00DC2283"/>
    <w:rsid w:val="00DD23B3"/>
    <w:rsid w:val="00DD4C9E"/>
    <w:rsid w:val="00DD7939"/>
    <w:rsid w:val="00DE4621"/>
    <w:rsid w:val="00DF0336"/>
    <w:rsid w:val="00DF0BB1"/>
    <w:rsid w:val="00DF0C79"/>
    <w:rsid w:val="00DF3787"/>
    <w:rsid w:val="00DF6A83"/>
    <w:rsid w:val="00E04192"/>
    <w:rsid w:val="00E0458B"/>
    <w:rsid w:val="00E04B57"/>
    <w:rsid w:val="00E058B5"/>
    <w:rsid w:val="00E10E51"/>
    <w:rsid w:val="00E12F92"/>
    <w:rsid w:val="00E131B2"/>
    <w:rsid w:val="00E1713E"/>
    <w:rsid w:val="00E174BA"/>
    <w:rsid w:val="00E21CA4"/>
    <w:rsid w:val="00E2208F"/>
    <w:rsid w:val="00E22C9B"/>
    <w:rsid w:val="00E2345E"/>
    <w:rsid w:val="00E3056A"/>
    <w:rsid w:val="00E33505"/>
    <w:rsid w:val="00E37DD8"/>
    <w:rsid w:val="00E51C0F"/>
    <w:rsid w:val="00E5228C"/>
    <w:rsid w:val="00E53E39"/>
    <w:rsid w:val="00E54F49"/>
    <w:rsid w:val="00E60981"/>
    <w:rsid w:val="00E67488"/>
    <w:rsid w:val="00E67DD3"/>
    <w:rsid w:val="00E727AB"/>
    <w:rsid w:val="00E73C29"/>
    <w:rsid w:val="00E82FA0"/>
    <w:rsid w:val="00E8659E"/>
    <w:rsid w:val="00E909A5"/>
    <w:rsid w:val="00E92550"/>
    <w:rsid w:val="00E94565"/>
    <w:rsid w:val="00EA05EB"/>
    <w:rsid w:val="00EA2418"/>
    <w:rsid w:val="00EA3B94"/>
    <w:rsid w:val="00EA5B98"/>
    <w:rsid w:val="00EB09DC"/>
    <w:rsid w:val="00EB0E8C"/>
    <w:rsid w:val="00EB0F46"/>
    <w:rsid w:val="00EB1144"/>
    <w:rsid w:val="00EB2903"/>
    <w:rsid w:val="00EB2E23"/>
    <w:rsid w:val="00EB2E6D"/>
    <w:rsid w:val="00EB705A"/>
    <w:rsid w:val="00EC042C"/>
    <w:rsid w:val="00EC1C37"/>
    <w:rsid w:val="00EC3FD5"/>
    <w:rsid w:val="00EC4ED8"/>
    <w:rsid w:val="00EC5D0F"/>
    <w:rsid w:val="00EC67A5"/>
    <w:rsid w:val="00EC7FDA"/>
    <w:rsid w:val="00ED14EF"/>
    <w:rsid w:val="00ED45B8"/>
    <w:rsid w:val="00ED7629"/>
    <w:rsid w:val="00EE2753"/>
    <w:rsid w:val="00EE51B0"/>
    <w:rsid w:val="00EE6177"/>
    <w:rsid w:val="00EE62F1"/>
    <w:rsid w:val="00EE6FE5"/>
    <w:rsid w:val="00EF2325"/>
    <w:rsid w:val="00EF4E97"/>
    <w:rsid w:val="00EF7BA1"/>
    <w:rsid w:val="00F0121B"/>
    <w:rsid w:val="00F037FD"/>
    <w:rsid w:val="00F169AB"/>
    <w:rsid w:val="00F1743F"/>
    <w:rsid w:val="00F2218D"/>
    <w:rsid w:val="00F24F48"/>
    <w:rsid w:val="00F27033"/>
    <w:rsid w:val="00F314AB"/>
    <w:rsid w:val="00F404C4"/>
    <w:rsid w:val="00F40828"/>
    <w:rsid w:val="00F45C88"/>
    <w:rsid w:val="00F517F4"/>
    <w:rsid w:val="00F55E42"/>
    <w:rsid w:val="00F60E3E"/>
    <w:rsid w:val="00F64AB2"/>
    <w:rsid w:val="00F64B4A"/>
    <w:rsid w:val="00F66973"/>
    <w:rsid w:val="00F73BB1"/>
    <w:rsid w:val="00F74242"/>
    <w:rsid w:val="00F75938"/>
    <w:rsid w:val="00F81215"/>
    <w:rsid w:val="00F8508D"/>
    <w:rsid w:val="00F90593"/>
    <w:rsid w:val="00F96228"/>
    <w:rsid w:val="00FA0AAF"/>
    <w:rsid w:val="00FA0FDF"/>
    <w:rsid w:val="00FA62F4"/>
    <w:rsid w:val="00FB3195"/>
    <w:rsid w:val="00FB3D18"/>
    <w:rsid w:val="00FB631E"/>
    <w:rsid w:val="00FC7085"/>
    <w:rsid w:val="00FD1481"/>
    <w:rsid w:val="00FD308D"/>
    <w:rsid w:val="00FD31F5"/>
    <w:rsid w:val="00FD5DBB"/>
    <w:rsid w:val="00FE160F"/>
    <w:rsid w:val="00FE287B"/>
    <w:rsid w:val="00FE349E"/>
    <w:rsid w:val="00FE5FBB"/>
    <w:rsid w:val="00FF435E"/>
    <w:rsid w:val="00FF4C35"/>
    <w:rsid w:val="00FF4CB3"/>
    <w:rsid w:val="00FF4D0D"/>
    <w:rsid w:val="00FF59D1"/>
    <w:rsid w:val="00FF68CB"/>
    <w:rsid w:val="7CAF8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1"/>
    </o:shapelayout>
  </w:shapeDefaults>
  <w:decimalSymbol w:val="."/>
  <w:listSeparator w:val=","/>
  <w14:docId w14:val="36706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lsdException w:name="toc 2" w:semiHidden="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annotation text"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A15CCB"/>
    <w:pPr>
      <w:widowControl w:val="0"/>
      <w:adjustRightInd w:val="0"/>
      <w:spacing w:line="312" w:lineRule="atLeast"/>
      <w:jc w:val="both"/>
      <w:textAlignment w:val="baseline"/>
    </w:pPr>
    <w:rPr>
      <w:rFonts w:asciiTheme="minorHAnsi" w:eastAsia="SimSun" w:hAnsiTheme="minorHAns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nhideWhenUsed/>
    <w:rsid w:val="00A15CCB"/>
    <w:pPr>
      <w:jc w:val="left"/>
    </w:pPr>
  </w:style>
  <w:style w:type="paragraph" w:styleId="a4">
    <w:name w:val="Body Text"/>
    <w:basedOn w:val="a"/>
    <w:rsid w:val="00A15CCB"/>
    <w:pPr>
      <w:spacing w:line="480" w:lineRule="auto"/>
    </w:pPr>
    <w:rPr>
      <w:sz w:val="24"/>
    </w:rPr>
  </w:style>
  <w:style w:type="paragraph" w:styleId="a5">
    <w:name w:val="Body Text Indent"/>
    <w:basedOn w:val="a"/>
    <w:rsid w:val="00A15CCB"/>
    <w:pPr>
      <w:spacing w:after="120"/>
      <w:ind w:leftChars="200" w:left="420"/>
    </w:pPr>
  </w:style>
  <w:style w:type="paragraph" w:styleId="a6">
    <w:name w:val="Block Text"/>
    <w:basedOn w:val="a"/>
    <w:rsid w:val="00A15CCB"/>
    <w:pPr>
      <w:spacing w:line="300" w:lineRule="auto"/>
      <w:ind w:left="1060" w:right="472" w:hanging="460"/>
    </w:pPr>
    <w:rPr>
      <w:sz w:val="24"/>
      <w:szCs w:val="24"/>
    </w:rPr>
  </w:style>
  <w:style w:type="paragraph" w:styleId="a7">
    <w:name w:val="Date"/>
    <w:basedOn w:val="a"/>
    <w:next w:val="a"/>
    <w:rsid w:val="00A15CCB"/>
    <w:pPr>
      <w:ind w:leftChars="2500" w:left="100"/>
    </w:pPr>
    <w:rPr>
      <w:sz w:val="36"/>
      <w:szCs w:val="36"/>
    </w:rPr>
  </w:style>
  <w:style w:type="paragraph" w:styleId="a8">
    <w:name w:val="Balloon Text"/>
    <w:basedOn w:val="a"/>
    <w:semiHidden/>
    <w:rsid w:val="00A15CCB"/>
    <w:rPr>
      <w:sz w:val="18"/>
      <w:szCs w:val="18"/>
    </w:rPr>
  </w:style>
  <w:style w:type="paragraph" w:styleId="a9">
    <w:name w:val="footer"/>
    <w:basedOn w:val="a"/>
    <w:rsid w:val="00A15CCB"/>
    <w:pPr>
      <w:tabs>
        <w:tab w:val="center" w:pos="4153"/>
        <w:tab w:val="right" w:pos="8306"/>
      </w:tabs>
      <w:spacing w:line="240" w:lineRule="atLeast"/>
      <w:jc w:val="left"/>
    </w:pPr>
    <w:rPr>
      <w:sz w:val="18"/>
      <w:szCs w:val="18"/>
    </w:rPr>
  </w:style>
  <w:style w:type="paragraph" w:styleId="aa">
    <w:name w:val="header"/>
    <w:basedOn w:val="a"/>
    <w:link w:val="ab"/>
    <w:rsid w:val="00A15CCB"/>
    <w:pPr>
      <w:pBdr>
        <w:bottom w:val="single" w:sz="6" w:space="1" w:color="auto"/>
      </w:pBdr>
      <w:tabs>
        <w:tab w:val="center" w:pos="4153"/>
        <w:tab w:val="right" w:pos="8306"/>
      </w:tabs>
      <w:snapToGrid w:val="0"/>
      <w:spacing w:line="240" w:lineRule="atLeast"/>
      <w:jc w:val="center"/>
    </w:pPr>
    <w:rPr>
      <w:sz w:val="18"/>
      <w:szCs w:val="18"/>
    </w:rPr>
  </w:style>
  <w:style w:type="paragraph" w:styleId="1">
    <w:name w:val="toc 1"/>
    <w:basedOn w:val="a"/>
    <w:next w:val="a"/>
    <w:semiHidden/>
    <w:rsid w:val="00A15CCB"/>
  </w:style>
  <w:style w:type="paragraph" w:styleId="ac">
    <w:name w:val="footnote text"/>
    <w:basedOn w:val="a"/>
    <w:link w:val="ad"/>
    <w:rsid w:val="00A15CCB"/>
    <w:pPr>
      <w:snapToGrid w:val="0"/>
      <w:jc w:val="left"/>
    </w:pPr>
    <w:rPr>
      <w:sz w:val="18"/>
      <w:szCs w:val="18"/>
    </w:rPr>
  </w:style>
  <w:style w:type="paragraph" w:styleId="2">
    <w:name w:val="toc 2"/>
    <w:basedOn w:val="a"/>
    <w:next w:val="a"/>
    <w:semiHidden/>
    <w:rsid w:val="00A15CCB"/>
    <w:pPr>
      <w:numPr>
        <w:numId w:val="1"/>
      </w:numPr>
      <w:adjustRightInd/>
      <w:spacing w:line="360" w:lineRule="auto"/>
      <w:textAlignment w:val="auto"/>
    </w:pPr>
    <w:rPr>
      <w:color w:val="FF0000"/>
      <w:szCs w:val="24"/>
    </w:rPr>
  </w:style>
  <w:style w:type="paragraph" w:styleId="ae">
    <w:name w:val="Normal (Web)"/>
    <w:basedOn w:val="a"/>
    <w:rsid w:val="00A15CCB"/>
    <w:pPr>
      <w:widowControl/>
      <w:adjustRightInd/>
      <w:spacing w:before="100" w:beforeAutospacing="1" w:after="100" w:afterAutospacing="1" w:line="240" w:lineRule="auto"/>
      <w:jc w:val="left"/>
      <w:textAlignment w:val="auto"/>
    </w:pPr>
    <w:rPr>
      <w:rFonts w:ascii="SimSun" w:hAnsi="SimSun" w:cs="SimSun"/>
      <w:sz w:val="24"/>
      <w:szCs w:val="24"/>
    </w:rPr>
  </w:style>
  <w:style w:type="character" w:styleId="af">
    <w:name w:val="page number"/>
    <w:basedOn w:val="a0"/>
    <w:rsid w:val="00A15CCB"/>
  </w:style>
  <w:style w:type="character" w:styleId="FollowedHyperlink">
    <w:name w:val="FollowedHyperlink"/>
    <w:rsid w:val="00A15CCB"/>
    <w:rPr>
      <w:color w:val="800080"/>
      <w:u w:val="single"/>
    </w:rPr>
  </w:style>
  <w:style w:type="character" w:styleId="af0">
    <w:name w:val="Hyperlink"/>
    <w:rsid w:val="00A15CCB"/>
    <w:rPr>
      <w:color w:val="0000FF"/>
      <w:u w:val="single"/>
    </w:rPr>
  </w:style>
  <w:style w:type="character" w:styleId="af1">
    <w:name w:val="footnote reference"/>
    <w:basedOn w:val="a0"/>
    <w:rsid w:val="00A15CCB"/>
    <w:rPr>
      <w:vertAlign w:val="superscript"/>
    </w:rPr>
  </w:style>
  <w:style w:type="table" w:styleId="af2">
    <w:name w:val="Table Grid"/>
    <w:basedOn w:val="a1"/>
    <w:rsid w:val="00A15C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b">
    <w:name w:val="页眉字符"/>
    <w:link w:val="aa"/>
    <w:rsid w:val="00A15CCB"/>
    <w:rPr>
      <w:sz w:val="18"/>
      <w:szCs w:val="18"/>
    </w:rPr>
  </w:style>
  <w:style w:type="paragraph" w:customStyle="1" w:styleId="10">
    <w:name w:val="列出段落1"/>
    <w:basedOn w:val="a"/>
    <w:uiPriority w:val="34"/>
    <w:qFormat/>
    <w:rsid w:val="00A15CCB"/>
    <w:pPr>
      <w:ind w:firstLineChars="200" w:firstLine="420"/>
    </w:pPr>
  </w:style>
  <w:style w:type="character" w:customStyle="1" w:styleId="ad">
    <w:name w:val="脚注文本字符"/>
    <w:basedOn w:val="a0"/>
    <w:link w:val="ac"/>
    <w:rsid w:val="00A15CCB"/>
    <w:rPr>
      <w:sz w:val="18"/>
      <w:szCs w:val="18"/>
    </w:rPr>
  </w:style>
  <w:style w:type="character" w:customStyle="1" w:styleId="11">
    <w:name w:val="占位符文本1"/>
    <w:basedOn w:val="a0"/>
    <w:uiPriority w:val="99"/>
    <w:semiHidden/>
    <w:rsid w:val="00A15CCB"/>
    <w:rPr>
      <w:color w:val="808080"/>
    </w:rPr>
  </w:style>
  <w:style w:type="character" w:styleId="af3">
    <w:name w:val="annotation reference"/>
    <w:basedOn w:val="a0"/>
    <w:semiHidden/>
    <w:unhideWhenUsed/>
    <w:rsid w:val="00A15CCB"/>
    <w:rPr>
      <w:sz w:val="21"/>
      <w:szCs w:val="21"/>
    </w:rPr>
  </w:style>
  <w:style w:type="paragraph" w:styleId="af4">
    <w:name w:val="List Paragraph"/>
    <w:basedOn w:val="a"/>
    <w:uiPriority w:val="99"/>
    <w:unhideWhenUsed/>
    <w:rsid w:val="00792FF9"/>
    <w:pPr>
      <w:ind w:firstLineChars="200" w:firstLine="420"/>
    </w:pPr>
    <w:rPr>
      <w:rFonts w:eastAsia="宋体"/>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lsdException w:name="toc 2" w:semiHidden="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annotation text"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A15CCB"/>
    <w:pPr>
      <w:widowControl w:val="0"/>
      <w:adjustRightInd w:val="0"/>
      <w:spacing w:line="312" w:lineRule="atLeast"/>
      <w:jc w:val="both"/>
      <w:textAlignment w:val="baseline"/>
    </w:pPr>
    <w:rPr>
      <w:rFonts w:asciiTheme="minorHAnsi" w:eastAsia="SimSun" w:hAnsiTheme="minorHAns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nhideWhenUsed/>
    <w:rsid w:val="00A15CCB"/>
    <w:pPr>
      <w:jc w:val="left"/>
    </w:pPr>
  </w:style>
  <w:style w:type="paragraph" w:styleId="a4">
    <w:name w:val="Body Text"/>
    <w:basedOn w:val="a"/>
    <w:rsid w:val="00A15CCB"/>
    <w:pPr>
      <w:spacing w:line="480" w:lineRule="auto"/>
    </w:pPr>
    <w:rPr>
      <w:sz w:val="24"/>
    </w:rPr>
  </w:style>
  <w:style w:type="paragraph" w:styleId="a5">
    <w:name w:val="Body Text Indent"/>
    <w:basedOn w:val="a"/>
    <w:rsid w:val="00A15CCB"/>
    <w:pPr>
      <w:spacing w:after="120"/>
      <w:ind w:leftChars="200" w:left="420"/>
    </w:pPr>
  </w:style>
  <w:style w:type="paragraph" w:styleId="a6">
    <w:name w:val="Block Text"/>
    <w:basedOn w:val="a"/>
    <w:rsid w:val="00A15CCB"/>
    <w:pPr>
      <w:spacing w:line="300" w:lineRule="auto"/>
      <w:ind w:left="1060" w:right="472" w:hanging="460"/>
    </w:pPr>
    <w:rPr>
      <w:sz w:val="24"/>
      <w:szCs w:val="24"/>
    </w:rPr>
  </w:style>
  <w:style w:type="paragraph" w:styleId="a7">
    <w:name w:val="Date"/>
    <w:basedOn w:val="a"/>
    <w:next w:val="a"/>
    <w:rsid w:val="00A15CCB"/>
    <w:pPr>
      <w:ind w:leftChars="2500" w:left="100"/>
    </w:pPr>
    <w:rPr>
      <w:sz w:val="36"/>
      <w:szCs w:val="36"/>
    </w:rPr>
  </w:style>
  <w:style w:type="paragraph" w:styleId="a8">
    <w:name w:val="Balloon Text"/>
    <w:basedOn w:val="a"/>
    <w:semiHidden/>
    <w:rsid w:val="00A15CCB"/>
    <w:rPr>
      <w:sz w:val="18"/>
      <w:szCs w:val="18"/>
    </w:rPr>
  </w:style>
  <w:style w:type="paragraph" w:styleId="a9">
    <w:name w:val="footer"/>
    <w:basedOn w:val="a"/>
    <w:rsid w:val="00A15CCB"/>
    <w:pPr>
      <w:tabs>
        <w:tab w:val="center" w:pos="4153"/>
        <w:tab w:val="right" w:pos="8306"/>
      </w:tabs>
      <w:spacing w:line="240" w:lineRule="atLeast"/>
      <w:jc w:val="left"/>
    </w:pPr>
    <w:rPr>
      <w:sz w:val="18"/>
      <w:szCs w:val="18"/>
    </w:rPr>
  </w:style>
  <w:style w:type="paragraph" w:styleId="aa">
    <w:name w:val="header"/>
    <w:basedOn w:val="a"/>
    <w:link w:val="ab"/>
    <w:rsid w:val="00A15CCB"/>
    <w:pPr>
      <w:pBdr>
        <w:bottom w:val="single" w:sz="6" w:space="1" w:color="auto"/>
      </w:pBdr>
      <w:tabs>
        <w:tab w:val="center" w:pos="4153"/>
        <w:tab w:val="right" w:pos="8306"/>
      </w:tabs>
      <w:snapToGrid w:val="0"/>
      <w:spacing w:line="240" w:lineRule="atLeast"/>
      <w:jc w:val="center"/>
    </w:pPr>
    <w:rPr>
      <w:sz w:val="18"/>
      <w:szCs w:val="18"/>
    </w:rPr>
  </w:style>
  <w:style w:type="paragraph" w:styleId="1">
    <w:name w:val="toc 1"/>
    <w:basedOn w:val="a"/>
    <w:next w:val="a"/>
    <w:semiHidden/>
    <w:rsid w:val="00A15CCB"/>
  </w:style>
  <w:style w:type="paragraph" w:styleId="ac">
    <w:name w:val="footnote text"/>
    <w:basedOn w:val="a"/>
    <w:link w:val="ad"/>
    <w:rsid w:val="00A15CCB"/>
    <w:pPr>
      <w:snapToGrid w:val="0"/>
      <w:jc w:val="left"/>
    </w:pPr>
    <w:rPr>
      <w:sz w:val="18"/>
      <w:szCs w:val="18"/>
    </w:rPr>
  </w:style>
  <w:style w:type="paragraph" w:styleId="2">
    <w:name w:val="toc 2"/>
    <w:basedOn w:val="a"/>
    <w:next w:val="a"/>
    <w:semiHidden/>
    <w:rsid w:val="00A15CCB"/>
    <w:pPr>
      <w:numPr>
        <w:numId w:val="1"/>
      </w:numPr>
      <w:adjustRightInd/>
      <w:spacing w:line="360" w:lineRule="auto"/>
      <w:textAlignment w:val="auto"/>
    </w:pPr>
    <w:rPr>
      <w:color w:val="FF0000"/>
      <w:szCs w:val="24"/>
    </w:rPr>
  </w:style>
  <w:style w:type="paragraph" w:styleId="ae">
    <w:name w:val="Normal (Web)"/>
    <w:basedOn w:val="a"/>
    <w:rsid w:val="00A15CCB"/>
    <w:pPr>
      <w:widowControl/>
      <w:adjustRightInd/>
      <w:spacing w:before="100" w:beforeAutospacing="1" w:after="100" w:afterAutospacing="1" w:line="240" w:lineRule="auto"/>
      <w:jc w:val="left"/>
      <w:textAlignment w:val="auto"/>
    </w:pPr>
    <w:rPr>
      <w:rFonts w:ascii="SimSun" w:hAnsi="SimSun" w:cs="SimSun"/>
      <w:sz w:val="24"/>
      <w:szCs w:val="24"/>
    </w:rPr>
  </w:style>
  <w:style w:type="character" w:styleId="af">
    <w:name w:val="page number"/>
    <w:basedOn w:val="a0"/>
    <w:rsid w:val="00A15CCB"/>
  </w:style>
  <w:style w:type="character" w:styleId="FollowedHyperlink">
    <w:name w:val="FollowedHyperlink"/>
    <w:rsid w:val="00A15CCB"/>
    <w:rPr>
      <w:color w:val="800080"/>
      <w:u w:val="single"/>
    </w:rPr>
  </w:style>
  <w:style w:type="character" w:styleId="af0">
    <w:name w:val="Hyperlink"/>
    <w:rsid w:val="00A15CCB"/>
    <w:rPr>
      <w:color w:val="0000FF"/>
      <w:u w:val="single"/>
    </w:rPr>
  </w:style>
  <w:style w:type="character" w:styleId="af1">
    <w:name w:val="footnote reference"/>
    <w:basedOn w:val="a0"/>
    <w:rsid w:val="00A15CCB"/>
    <w:rPr>
      <w:vertAlign w:val="superscript"/>
    </w:rPr>
  </w:style>
  <w:style w:type="table" w:styleId="af2">
    <w:name w:val="Table Grid"/>
    <w:basedOn w:val="a1"/>
    <w:rsid w:val="00A15C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b">
    <w:name w:val="页眉字符"/>
    <w:link w:val="aa"/>
    <w:rsid w:val="00A15CCB"/>
    <w:rPr>
      <w:sz w:val="18"/>
      <w:szCs w:val="18"/>
    </w:rPr>
  </w:style>
  <w:style w:type="paragraph" w:customStyle="1" w:styleId="10">
    <w:name w:val="列出段落1"/>
    <w:basedOn w:val="a"/>
    <w:uiPriority w:val="34"/>
    <w:qFormat/>
    <w:rsid w:val="00A15CCB"/>
    <w:pPr>
      <w:ind w:firstLineChars="200" w:firstLine="420"/>
    </w:pPr>
  </w:style>
  <w:style w:type="character" w:customStyle="1" w:styleId="ad">
    <w:name w:val="脚注文本字符"/>
    <w:basedOn w:val="a0"/>
    <w:link w:val="ac"/>
    <w:rsid w:val="00A15CCB"/>
    <w:rPr>
      <w:sz w:val="18"/>
      <w:szCs w:val="18"/>
    </w:rPr>
  </w:style>
  <w:style w:type="character" w:customStyle="1" w:styleId="11">
    <w:name w:val="占位符文本1"/>
    <w:basedOn w:val="a0"/>
    <w:uiPriority w:val="99"/>
    <w:semiHidden/>
    <w:rsid w:val="00A15CCB"/>
    <w:rPr>
      <w:color w:val="808080"/>
    </w:rPr>
  </w:style>
  <w:style w:type="character" w:styleId="af3">
    <w:name w:val="annotation reference"/>
    <w:basedOn w:val="a0"/>
    <w:semiHidden/>
    <w:unhideWhenUsed/>
    <w:rsid w:val="00A15CCB"/>
    <w:rPr>
      <w:sz w:val="21"/>
      <w:szCs w:val="21"/>
    </w:rPr>
  </w:style>
  <w:style w:type="paragraph" w:styleId="af4">
    <w:name w:val="List Paragraph"/>
    <w:basedOn w:val="a"/>
    <w:uiPriority w:val="99"/>
    <w:unhideWhenUsed/>
    <w:rsid w:val="00792FF9"/>
    <w:pPr>
      <w:ind w:firstLineChars="200" w:firstLine="420"/>
    </w:pPr>
    <w:rPr>
      <w:rFonts w:eastAsia="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0.emf"/><Relationship Id="rId31" Type="http://schemas.openxmlformats.org/officeDocument/2006/relationships/image" Target="media/image21.jpeg"/><Relationship Id="rId32" Type="http://schemas.openxmlformats.org/officeDocument/2006/relationships/fontTable" Target="fontTable.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wmf"/><Relationship Id="rId15" Type="http://schemas.openxmlformats.org/officeDocument/2006/relationships/image" Target="media/image6.wmf"/><Relationship Id="rId16" Type="http://schemas.openxmlformats.org/officeDocument/2006/relationships/image" Target="media/image7.png"/><Relationship Id="rId17" Type="http://schemas.openxmlformats.org/officeDocument/2006/relationships/comments" Target="comments.xml"/><Relationship Id="rId18" Type="http://schemas.openxmlformats.org/officeDocument/2006/relationships/image" Target="media/image8.wmf"/><Relationship Id="rId19" Type="http://schemas.openxmlformats.org/officeDocument/2006/relationships/image" Target="media/image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68D2EE-9DF0-8746-B6C5-5DB792F80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44</Pages>
  <Words>3314</Words>
  <Characters>18896</Characters>
  <Application>Microsoft Macintosh Word</Application>
  <DocSecurity>0</DocSecurity>
  <Lines>157</Lines>
  <Paragraphs>44</Paragraphs>
  <ScaleCrop>false</ScaleCrop>
  <Company>Zhuang Beichu</Company>
  <LinksUpToDate>false</LinksUpToDate>
  <CharactersWithSpaces>22166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  国  科  学  院</dc:title>
  <dc:creator>zbc-bpf</dc:creator>
  <cp:lastModifiedBy>X Chen</cp:lastModifiedBy>
  <cp:revision>5</cp:revision>
  <cp:lastPrinted>2017-04-11T09:27:00Z</cp:lastPrinted>
  <dcterms:created xsi:type="dcterms:W3CDTF">2017-06-22T16:29:00Z</dcterms:created>
  <dcterms:modified xsi:type="dcterms:W3CDTF">2017-06-22T17:12:00Z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